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2FEE" w:rsidRPr="00AF1282" w:rsidRDefault="00F62FEE">
      <w:pPr>
        <w:rPr>
          <w:sz w:val="36"/>
          <w:szCs w:val="36"/>
          <w:u w:val="single"/>
        </w:rPr>
      </w:pPr>
    </w:p>
    <w:p w:rsidR="00AF1282" w:rsidRPr="00582A62" w:rsidRDefault="00AF1282" w:rsidP="00582A62">
      <w:pPr>
        <w:pStyle w:val="Heading1"/>
        <w:rPr>
          <w:color w:val="000000" w:themeColor="text1"/>
          <w:sz w:val="36"/>
          <w:szCs w:val="36"/>
        </w:rPr>
      </w:pPr>
      <w:r w:rsidRPr="00582A62">
        <w:rPr>
          <w:color w:val="000000" w:themeColor="text1"/>
          <w:sz w:val="36"/>
          <w:szCs w:val="36"/>
        </w:rPr>
        <w:t>Module 2) Fundamentals of IT</w:t>
      </w:r>
    </w:p>
    <w:p w:rsidR="00AF1282" w:rsidRPr="00AF1282" w:rsidRDefault="00AF1282">
      <w:pPr>
        <w:rPr>
          <w:color w:val="000000" w:themeColor="text1"/>
          <w:sz w:val="36"/>
          <w:szCs w:val="36"/>
          <w:u w:val="single"/>
        </w:rPr>
      </w:pPr>
    </w:p>
    <w:p w:rsidR="00AF1282" w:rsidRPr="00AF1282" w:rsidRDefault="00AF1282" w:rsidP="00AF1282">
      <w:pPr>
        <w:pStyle w:val="Heading3"/>
        <w:shd w:val="clear" w:color="auto" w:fill="FFFFFF"/>
        <w:spacing w:before="0" w:line="336" w:lineRule="atLeast"/>
        <w:rPr>
          <w:rFonts w:ascii="Arial" w:hAnsi="Arial" w:cs="Arial"/>
          <w:color w:val="000000" w:themeColor="text1"/>
          <w:sz w:val="30"/>
          <w:szCs w:val="30"/>
        </w:rPr>
      </w:pPr>
      <w:r w:rsidRPr="00AF1282">
        <w:rPr>
          <w:rFonts w:ascii="Arial" w:hAnsi="Arial" w:cs="Arial"/>
          <w:color w:val="000000" w:themeColor="text1"/>
          <w:sz w:val="30"/>
          <w:szCs w:val="30"/>
        </w:rPr>
        <w:t>What is domain?</w:t>
      </w:r>
    </w:p>
    <w:p w:rsidR="00AF1282" w:rsidRDefault="00AF1282" w:rsidP="00AF1282">
      <w:pPr>
        <w:pStyle w:val="NormalWeb"/>
        <w:shd w:val="clear" w:color="auto" w:fill="FFFFFF"/>
        <w:spacing w:before="120" w:beforeAutospacing="0" w:after="360" w:afterAutospacing="0" w:line="410" w:lineRule="atLeast"/>
        <w:rPr>
          <w:rFonts w:ascii="Arial" w:hAnsi="Arial" w:cs="Arial"/>
          <w:color w:val="000000" w:themeColor="text1"/>
          <w:sz w:val="26"/>
          <w:szCs w:val="26"/>
        </w:rPr>
      </w:pPr>
      <w:r w:rsidRPr="00AF1282">
        <w:rPr>
          <w:rFonts w:ascii="Arial" w:hAnsi="Arial" w:cs="Arial"/>
          <w:color w:val="000000" w:themeColor="text1"/>
          <w:sz w:val="26"/>
          <w:szCs w:val="26"/>
        </w:rPr>
        <w:t>Specific to the </w:t>
      </w:r>
      <w:hyperlink r:id="rId5" w:history="1">
        <w:r w:rsidRPr="00AF1282">
          <w:rPr>
            <w:rStyle w:val="Hyperlink"/>
            <w:rFonts w:ascii="Arial" w:eastAsiaTheme="majorEastAsia" w:hAnsi="Arial" w:cs="Arial"/>
            <w:color w:val="000000" w:themeColor="text1"/>
            <w:sz w:val="26"/>
            <w:szCs w:val="26"/>
          </w:rPr>
          <w:t>internet</w:t>
        </w:r>
      </w:hyperlink>
      <w:r w:rsidRPr="00AF1282">
        <w:rPr>
          <w:rFonts w:ascii="Arial" w:hAnsi="Arial" w:cs="Arial"/>
          <w:color w:val="000000" w:themeColor="text1"/>
          <w:sz w:val="26"/>
          <w:szCs w:val="26"/>
        </w:rPr>
        <w:t xml:space="preserve">, the term domain can refer to how the internet is structured, and domain also refers to how an organization's network resources are organized. In general, a domain is an area of control or a sphere of knowledge. </w:t>
      </w:r>
    </w:p>
    <w:p w:rsidR="00325AE0" w:rsidRPr="00325AE0" w:rsidRDefault="002C765E" w:rsidP="00325AE0">
      <w:pPr>
        <w:pStyle w:val="NormalWeb"/>
        <w:shd w:val="clear" w:color="auto" w:fill="FFFFFF"/>
        <w:spacing w:before="120" w:beforeAutospacing="0" w:after="360" w:afterAutospacing="0" w:line="410" w:lineRule="atLeast"/>
        <w:rPr>
          <w:rFonts w:ascii="Arial" w:hAnsi="Arial" w:cs="Arial"/>
          <w:color w:val="000000" w:themeColor="text1"/>
          <w:sz w:val="26"/>
          <w:szCs w:val="26"/>
        </w:rPr>
      </w:pPr>
      <w:r>
        <w:rPr>
          <w:sz w:val="28"/>
          <w:szCs w:val="28"/>
        </w:rPr>
        <w:t>For example:-</w:t>
      </w:r>
    </w:p>
    <w:p w:rsidR="00AF1282" w:rsidRDefault="002C765E" w:rsidP="00AF1282">
      <w:pPr>
        <w:rPr>
          <w:sz w:val="28"/>
          <w:szCs w:val="28"/>
        </w:rPr>
      </w:pPr>
      <w:r>
        <w:rPr>
          <w:sz w:val="28"/>
          <w:szCs w:val="28"/>
        </w:rPr>
        <w:t xml:space="preserve">                               </w:t>
      </w:r>
      <w:r w:rsidR="00AF1282">
        <w:rPr>
          <w:sz w:val="28"/>
          <w:szCs w:val="28"/>
        </w:rPr>
        <w:t xml:space="preserve"> </w:t>
      </w:r>
      <w:r w:rsidR="0050576F" w:rsidRPr="0050576F">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25pt;height:126pt">
            <v:imagedata r:id="rId6" o:title="download"/>
          </v:shape>
        </w:pict>
      </w:r>
    </w:p>
    <w:p w:rsidR="00325AE0" w:rsidRDefault="00325AE0" w:rsidP="00AF1282">
      <w:pPr>
        <w:rPr>
          <w:sz w:val="28"/>
          <w:szCs w:val="28"/>
        </w:rPr>
      </w:pPr>
    </w:p>
    <w:p w:rsidR="00325AE0" w:rsidRDefault="00325AE0" w:rsidP="00AF1282">
      <w:pPr>
        <w:rPr>
          <w:sz w:val="28"/>
          <w:szCs w:val="28"/>
        </w:rPr>
      </w:pPr>
    </w:p>
    <w:p w:rsidR="00325AE0" w:rsidRDefault="00325AE0" w:rsidP="00AF1282">
      <w:pPr>
        <w:rPr>
          <w:sz w:val="28"/>
          <w:szCs w:val="28"/>
        </w:rPr>
      </w:pPr>
    </w:p>
    <w:p w:rsidR="002C765E" w:rsidRDefault="002C765E" w:rsidP="002C765E">
      <w:pPr>
        <w:pStyle w:val="Heading2"/>
        <w:rPr>
          <w:color w:val="000000" w:themeColor="text1"/>
          <w:sz w:val="32"/>
          <w:szCs w:val="32"/>
        </w:rPr>
      </w:pPr>
      <w:r w:rsidRPr="00582A62">
        <w:rPr>
          <w:color w:val="000000" w:themeColor="text1"/>
          <w:sz w:val="32"/>
          <w:szCs w:val="32"/>
        </w:rPr>
        <w:t>What is web hosting?</w:t>
      </w:r>
    </w:p>
    <w:p w:rsidR="00582A62" w:rsidRDefault="00582A62" w:rsidP="00582A62"/>
    <w:p w:rsidR="00582A62" w:rsidRDefault="00582A62" w:rsidP="00582A62">
      <w:pPr>
        <w:rPr>
          <w:rFonts w:ascii="Arial" w:hAnsi="Arial" w:cs="Arial"/>
          <w:color w:val="000000" w:themeColor="text1"/>
          <w:sz w:val="28"/>
          <w:szCs w:val="28"/>
          <w:shd w:val="clear" w:color="auto" w:fill="FFFFFF"/>
        </w:rPr>
      </w:pPr>
      <w:r w:rsidRPr="00582A62">
        <w:rPr>
          <w:rFonts w:ascii="Arial" w:hAnsi="Arial" w:cs="Arial"/>
          <w:color w:val="000000" w:themeColor="text1"/>
          <w:sz w:val="28"/>
          <w:szCs w:val="28"/>
          <w:shd w:val="clear" w:color="auto" w:fill="FFFFFF"/>
        </w:rPr>
        <w:t>Web hosting is </w:t>
      </w:r>
      <w:r w:rsidRPr="00582A62">
        <w:rPr>
          <w:rFonts w:ascii="Arial" w:hAnsi="Arial" w:cs="Arial"/>
          <w:color w:val="000000" w:themeColor="text1"/>
          <w:sz w:val="28"/>
          <w:szCs w:val="28"/>
        </w:rPr>
        <w:t>an online service that enables you to publish your website or web application on the internet</w:t>
      </w:r>
      <w:r w:rsidRPr="00582A62">
        <w:rPr>
          <w:rFonts w:ascii="Arial" w:hAnsi="Arial" w:cs="Arial"/>
          <w:color w:val="000000" w:themeColor="text1"/>
          <w:sz w:val="28"/>
          <w:szCs w:val="28"/>
          <w:shd w:val="clear" w:color="auto" w:fill="FFFFFF"/>
        </w:rPr>
        <w:t>. When you sign up for a web hosting service, you basically rent some space on a physical server where you can store all the files and data necessary for your website to work properly.</w:t>
      </w:r>
    </w:p>
    <w:p w:rsidR="00325AE0" w:rsidRDefault="00325AE0" w:rsidP="00582A62">
      <w:pPr>
        <w:rPr>
          <w:rFonts w:ascii="Arial" w:hAnsi="Arial" w:cs="Arial"/>
          <w:color w:val="000000" w:themeColor="text1"/>
          <w:sz w:val="28"/>
          <w:szCs w:val="28"/>
          <w:shd w:val="clear" w:color="auto" w:fill="FFFFFF"/>
        </w:rPr>
      </w:pPr>
      <w:r>
        <w:rPr>
          <w:rFonts w:ascii="Arial" w:hAnsi="Arial" w:cs="Arial"/>
          <w:noProof/>
          <w:color w:val="000000" w:themeColor="text1"/>
          <w:sz w:val="28"/>
          <w:szCs w:val="28"/>
          <w:shd w:val="clear" w:color="auto" w:fill="FFFFFF"/>
        </w:rPr>
        <w:lastRenderedPageBreak/>
        <w:drawing>
          <wp:inline distT="0" distB="0" distL="0" distR="0">
            <wp:extent cx="5943600" cy="195289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943600" cy="1952897"/>
                    </a:xfrm>
                    <a:prstGeom prst="rect">
                      <a:avLst/>
                    </a:prstGeom>
                    <a:noFill/>
                    <a:ln w="9525">
                      <a:noFill/>
                      <a:miter lim="800000"/>
                      <a:headEnd/>
                      <a:tailEnd/>
                    </a:ln>
                  </pic:spPr>
                </pic:pic>
              </a:graphicData>
            </a:graphic>
          </wp:inline>
        </w:drawing>
      </w:r>
    </w:p>
    <w:p w:rsidR="00DB6441" w:rsidRDefault="00DB6441" w:rsidP="00582A62">
      <w:pPr>
        <w:rPr>
          <w:rFonts w:ascii="Arial" w:hAnsi="Arial" w:cs="Arial"/>
          <w:color w:val="000000" w:themeColor="text1"/>
          <w:sz w:val="28"/>
          <w:szCs w:val="28"/>
          <w:shd w:val="clear" w:color="auto" w:fill="FFFFFF"/>
        </w:rPr>
      </w:pPr>
    </w:p>
    <w:p w:rsidR="00DB6441" w:rsidRDefault="00DB6441" w:rsidP="00582A62">
      <w:pPr>
        <w:rPr>
          <w:rFonts w:ascii="Arial" w:hAnsi="Arial" w:cs="Arial"/>
          <w:color w:val="000000" w:themeColor="text1"/>
          <w:sz w:val="28"/>
          <w:szCs w:val="28"/>
          <w:shd w:val="clear" w:color="auto" w:fill="FFFFFF"/>
        </w:rPr>
      </w:pPr>
    </w:p>
    <w:p w:rsidR="0032745C" w:rsidRDefault="0032745C" w:rsidP="00582A62">
      <w:pPr>
        <w:rPr>
          <w:rFonts w:asciiTheme="majorHAnsi" w:hAnsiTheme="majorHAnsi"/>
        </w:rPr>
      </w:pPr>
      <w:r w:rsidRPr="0032745C">
        <w:rPr>
          <w:rFonts w:asciiTheme="majorHAnsi" w:hAnsiTheme="majorHAnsi"/>
          <w:sz w:val="32"/>
        </w:rPr>
        <w:t xml:space="preserve">WHAT IS </w:t>
      </w:r>
      <w:proofErr w:type="gramStart"/>
      <w:r w:rsidRPr="0032745C">
        <w:rPr>
          <w:rFonts w:asciiTheme="majorHAnsi" w:hAnsiTheme="majorHAnsi"/>
          <w:sz w:val="32"/>
        </w:rPr>
        <w:t>SEO ?</w:t>
      </w:r>
      <w:proofErr w:type="gramEnd"/>
    </w:p>
    <w:p w:rsidR="0032745C" w:rsidRDefault="0032745C" w:rsidP="00582A62">
      <w:pPr>
        <w:rPr>
          <w:rFonts w:asciiTheme="majorHAnsi" w:hAnsiTheme="majorHAnsi"/>
        </w:rPr>
      </w:pPr>
    </w:p>
    <w:p w:rsidR="00582A62" w:rsidRDefault="0032745C" w:rsidP="00582A62">
      <w:pPr>
        <w:rPr>
          <w:rFonts w:asciiTheme="majorHAnsi" w:hAnsiTheme="majorHAnsi"/>
        </w:rPr>
      </w:pPr>
      <w:r>
        <w:rPr>
          <w:rFonts w:ascii="Arial" w:hAnsi="Arial" w:cs="Arial"/>
          <w:color w:val="040C28"/>
          <w:sz w:val="30"/>
          <w:szCs w:val="30"/>
        </w:rPr>
        <w:t>Search engine optimization</w:t>
      </w:r>
      <w:r>
        <w:rPr>
          <w:rFonts w:ascii="Arial" w:hAnsi="Arial" w:cs="Arial"/>
          <w:color w:val="202124"/>
          <w:sz w:val="30"/>
          <w:szCs w:val="30"/>
          <w:shd w:val="clear" w:color="auto" w:fill="FFFFFF"/>
        </w:rPr>
        <w:t xml:space="preserve">, or SEO, is the process of improving your website so that it achieves a higher ranking in search engine SERPs, and so that more search engine </w:t>
      </w:r>
      <w:r w:rsidR="0069697A">
        <w:rPr>
          <w:rFonts w:ascii="Arial" w:hAnsi="Arial" w:cs="Arial"/>
          <w:color w:val="202124"/>
          <w:sz w:val="30"/>
          <w:szCs w:val="30"/>
          <w:shd w:val="clear" w:color="auto" w:fill="FFFFFF"/>
        </w:rPr>
        <w:t>user</w:t>
      </w:r>
      <w:r>
        <w:rPr>
          <w:rFonts w:ascii="Arial" w:hAnsi="Arial" w:cs="Arial"/>
          <w:color w:val="202124"/>
          <w:sz w:val="30"/>
          <w:szCs w:val="30"/>
          <w:shd w:val="clear" w:color="auto" w:fill="FFFFFF"/>
        </w:rPr>
        <w:t xml:space="preserve"> click on your website listing in the search engine results.</w:t>
      </w:r>
      <w:r w:rsidRPr="0032745C">
        <w:rPr>
          <w:rFonts w:asciiTheme="majorHAnsi" w:hAnsiTheme="majorHAnsi"/>
        </w:rPr>
        <w:t xml:space="preserve"> </w:t>
      </w:r>
    </w:p>
    <w:p w:rsidR="0032745C" w:rsidRDefault="0032745C" w:rsidP="00582A62">
      <w:pPr>
        <w:rPr>
          <w:rFonts w:asciiTheme="majorHAnsi" w:hAnsiTheme="majorHAnsi"/>
        </w:rPr>
      </w:pPr>
    </w:p>
    <w:p w:rsidR="0032745C" w:rsidRDefault="0032745C"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28"/>
          <w:szCs w:val="28"/>
        </w:rPr>
      </w:pPr>
    </w:p>
    <w:p w:rsidR="00505AB0" w:rsidRDefault="00505AB0" w:rsidP="00582A62">
      <w:pPr>
        <w:rPr>
          <w:rFonts w:asciiTheme="majorHAnsi" w:hAnsiTheme="majorHAnsi"/>
          <w:color w:val="000000" w:themeColor="text1"/>
          <w:sz w:val="36"/>
          <w:szCs w:val="36"/>
        </w:rPr>
      </w:pPr>
      <w:r>
        <w:rPr>
          <w:rFonts w:asciiTheme="majorHAnsi" w:hAnsiTheme="majorHAnsi"/>
          <w:color w:val="000000" w:themeColor="text1"/>
          <w:sz w:val="36"/>
          <w:szCs w:val="36"/>
        </w:rPr>
        <w:lastRenderedPageBreak/>
        <w:t>MODULE 3) HTML</w:t>
      </w:r>
    </w:p>
    <w:p w:rsidR="00505AB0" w:rsidRDefault="00505AB0" w:rsidP="00582A62">
      <w:pPr>
        <w:rPr>
          <w:rFonts w:asciiTheme="majorHAnsi" w:hAnsiTheme="majorHAnsi"/>
          <w:color w:val="000000" w:themeColor="text1"/>
          <w:sz w:val="36"/>
          <w:szCs w:val="36"/>
        </w:rPr>
      </w:pPr>
    </w:p>
    <w:p w:rsidR="00505AB0" w:rsidRDefault="00505AB0" w:rsidP="00582A62">
      <w:pPr>
        <w:rPr>
          <w:rFonts w:asciiTheme="majorHAnsi" w:hAnsiTheme="majorHAnsi"/>
          <w:color w:val="000000" w:themeColor="text1"/>
          <w:sz w:val="32"/>
          <w:szCs w:val="32"/>
        </w:rPr>
      </w:pPr>
      <w:r>
        <w:rPr>
          <w:rFonts w:asciiTheme="majorHAnsi" w:hAnsiTheme="majorHAnsi"/>
          <w:color w:val="000000" w:themeColor="text1"/>
          <w:sz w:val="32"/>
          <w:szCs w:val="32"/>
        </w:rPr>
        <w:t xml:space="preserve">ARE THE HTML </w:t>
      </w:r>
      <w:r w:rsidR="0069697A">
        <w:rPr>
          <w:rFonts w:asciiTheme="majorHAnsi" w:hAnsiTheme="majorHAnsi"/>
          <w:color w:val="000000" w:themeColor="text1"/>
          <w:sz w:val="32"/>
          <w:szCs w:val="32"/>
        </w:rPr>
        <w:t>TAG AND ELEMENTS THE SAME THING</w:t>
      </w:r>
      <w:r>
        <w:rPr>
          <w:rFonts w:asciiTheme="majorHAnsi" w:hAnsiTheme="majorHAnsi"/>
          <w:color w:val="000000" w:themeColor="text1"/>
          <w:sz w:val="32"/>
          <w:szCs w:val="32"/>
        </w:rPr>
        <w:t>?</w:t>
      </w:r>
    </w:p>
    <w:p w:rsidR="00505AB0" w:rsidRPr="00DE407F" w:rsidRDefault="00505AB0" w:rsidP="00582A62">
      <w:pPr>
        <w:rPr>
          <w:rFonts w:asciiTheme="majorHAnsi" w:hAnsiTheme="majorHAnsi"/>
          <w:color w:val="000000" w:themeColor="text1"/>
          <w:sz w:val="32"/>
          <w:szCs w:val="32"/>
        </w:rPr>
      </w:pPr>
      <w:r w:rsidRPr="00DE407F">
        <w:rPr>
          <w:rFonts w:asciiTheme="majorHAnsi" w:hAnsiTheme="majorHAnsi" w:cs="Arial"/>
          <w:color w:val="040C28"/>
          <w:sz w:val="30"/>
          <w:szCs w:val="30"/>
        </w:rPr>
        <w:t>HTML tags are used to hold the HTML element</w:t>
      </w:r>
      <w:r w:rsidRPr="00DE407F">
        <w:rPr>
          <w:rFonts w:asciiTheme="majorHAnsi" w:hAnsiTheme="majorHAnsi" w:cs="Arial"/>
          <w:color w:val="202124"/>
          <w:sz w:val="30"/>
          <w:szCs w:val="30"/>
          <w:shd w:val="clear" w:color="auto" w:fill="FFFFFF"/>
        </w:rPr>
        <w:t>. HTML element holds the content. HTML attributes are used to describe the characteristic of an HTML element in detail. Whatever written within a HTML tag are HTML elements</w:t>
      </w:r>
    </w:p>
    <w:p w:rsidR="00DE407F" w:rsidRPr="00DE407F" w:rsidRDefault="00DE407F" w:rsidP="00DE407F">
      <w:pPr>
        <w:shd w:val="clear" w:color="auto" w:fill="FFFFFF"/>
        <w:spacing w:after="0" w:line="240" w:lineRule="auto"/>
        <w:textAlignment w:val="baseline"/>
        <w:rPr>
          <w:rFonts w:asciiTheme="majorHAnsi" w:eastAsia="Times New Roman" w:hAnsiTheme="majorHAnsi" w:cs="Arial"/>
          <w:color w:val="273239"/>
          <w:spacing w:val="2"/>
          <w:sz w:val="26"/>
          <w:szCs w:val="26"/>
        </w:rPr>
      </w:pPr>
      <w:r w:rsidRPr="00DE407F">
        <w:rPr>
          <w:rFonts w:asciiTheme="majorHAnsi" w:eastAsia="Times New Roman" w:hAnsiTheme="majorHAnsi" w:cs="Arial"/>
          <w:b/>
          <w:bCs/>
          <w:color w:val="273239"/>
          <w:spacing w:val="2"/>
          <w:sz w:val="26"/>
        </w:rPr>
        <w:t>HTML Tags:</w:t>
      </w:r>
      <w:r w:rsidRPr="00DE407F">
        <w:rPr>
          <w:rFonts w:asciiTheme="majorHAnsi" w:eastAsia="Times New Roman" w:hAnsiTheme="majorHAnsi" w:cs="Arial"/>
          <w:color w:val="273239"/>
          <w:spacing w:val="2"/>
          <w:sz w:val="26"/>
          <w:szCs w:val="26"/>
        </w:rPr>
        <w:t> Tags are the starting and ending parts of an HTML element. They begin with &lt; symbol and end with &gt; symbol. Whatever written inside &lt; and &gt; are called tags.</w:t>
      </w:r>
      <w:r w:rsidRPr="00DE407F">
        <w:rPr>
          <w:rFonts w:asciiTheme="majorHAnsi" w:eastAsia="Times New Roman" w:hAnsiTheme="majorHAnsi" w:cs="Arial"/>
          <w:color w:val="273239"/>
          <w:spacing w:val="2"/>
          <w:sz w:val="26"/>
          <w:szCs w:val="26"/>
        </w:rPr>
        <w:br/>
      </w:r>
      <w:r w:rsidRPr="00DE407F">
        <w:rPr>
          <w:rFonts w:asciiTheme="majorHAnsi" w:eastAsia="Times New Roman" w:hAnsiTheme="majorHAnsi" w:cs="Arial"/>
          <w:b/>
          <w:bCs/>
          <w:color w:val="273239"/>
          <w:spacing w:val="2"/>
          <w:sz w:val="26"/>
        </w:rPr>
        <w:t>Example:</w:t>
      </w:r>
      <w:r w:rsidRPr="00DE407F">
        <w:rPr>
          <w:rFonts w:asciiTheme="majorHAnsi" w:eastAsia="Times New Roman" w:hAnsiTheme="majorHAnsi" w:cs="Arial"/>
          <w:color w:val="273239"/>
          <w:spacing w:val="2"/>
          <w:sz w:val="26"/>
          <w:szCs w:val="26"/>
        </w:rPr>
        <w:t> </w:t>
      </w:r>
      <w:r w:rsidRPr="00DE407F">
        <w:rPr>
          <w:rFonts w:asciiTheme="majorHAnsi" w:eastAsia="Times New Roman" w:hAnsiTheme="majorHAnsi" w:cs="Arial"/>
          <w:color w:val="273239"/>
          <w:spacing w:val="2"/>
          <w:sz w:val="26"/>
          <w:szCs w:val="26"/>
        </w:rPr>
        <w:br/>
        <w:t> </w:t>
      </w:r>
    </w:p>
    <w:p w:rsidR="00DE407F" w:rsidRPr="00DE407F" w:rsidRDefault="00DE407F" w:rsidP="00DE407F">
      <w:pPr>
        <w:numPr>
          <w:ilvl w:val="0"/>
          <w:numId w:val="1"/>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Theme="majorHAnsi" w:eastAsia="Times New Roman" w:hAnsiTheme="majorHAnsi" w:cs="Arial"/>
          <w:color w:val="273239"/>
          <w:spacing w:val="2"/>
          <w:sz w:val="27"/>
          <w:szCs w:val="27"/>
        </w:rPr>
      </w:pPr>
      <w:r w:rsidRPr="00DE407F">
        <w:rPr>
          <w:rFonts w:asciiTheme="majorHAnsi" w:eastAsia="Times New Roman" w:hAnsiTheme="majorHAnsi" w:cs="Arial"/>
          <w:color w:val="273239"/>
          <w:spacing w:val="2"/>
          <w:sz w:val="27"/>
          <w:szCs w:val="27"/>
        </w:rPr>
        <w:t>html</w:t>
      </w:r>
    </w:p>
    <w:tbl>
      <w:tblPr>
        <w:tblW w:w="9029" w:type="dxa"/>
        <w:tblCellMar>
          <w:left w:w="0" w:type="dxa"/>
          <w:right w:w="0" w:type="dxa"/>
        </w:tblCellMar>
        <w:tblLook w:val="04A0"/>
      </w:tblPr>
      <w:tblGrid>
        <w:gridCol w:w="9029"/>
      </w:tblGrid>
      <w:tr w:rsidR="00DE407F" w:rsidRPr="00DE407F" w:rsidTr="00DE407F">
        <w:tc>
          <w:tcPr>
            <w:tcW w:w="137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E407F" w:rsidRPr="00DE407F" w:rsidRDefault="00DE407F" w:rsidP="00DE407F">
            <w:pPr>
              <w:spacing w:before="375" w:after="375" w:line="240" w:lineRule="auto"/>
              <w:divId w:val="1507287668"/>
              <w:rPr>
                <w:rFonts w:asciiTheme="majorHAnsi" w:eastAsia="Times New Roman" w:hAnsiTheme="majorHAnsi" w:cs="Times New Roman"/>
                <w:sz w:val="25"/>
                <w:szCs w:val="25"/>
              </w:rPr>
            </w:pPr>
            <w:r w:rsidRPr="00DE407F">
              <w:rPr>
                <w:rFonts w:asciiTheme="majorHAnsi" w:eastAsia="Times New Roman" w:hAnsiTheme="majorHAnsi" w:cs="Courier New"/>
                <w:sz w:val="20"/>
              </w:rPr>
              <w:t>&lt;b&gt; &lt;/b&gt;</w:t>
            </w:r>
          </w:p>
        </w:tc>
      </w:tr>
    </w:tbl>
    <w:p w:rsidR="00505AB0" w:rsidRDefault="00505AB0" w:rsidP="00582A62">
      <w:pPr>
        <w:rPr>
          <w:rFonts w:asciiTheme="majorHAnsi" w:hAnsiTheme="majorHAnsi"/>
          <w:color w:val="000000" w:themeColor="text1"/>
          <w:sz w:val="28"/>
          <w:szCs w:val="28"/>
        </w:rPr>
      </w:pPr>
    </w:p>
    <w:p w:rsidR="00DE407F" w:rsidRPr="00DE407F" w:rsidRDefault="00DE407F" w:rsidP="00DE407F">
      <w:pPr>
        <w:shd w:val="clear" w:color="auto" w:fill="FFFFFF"/>
        <w:spacing w:after="0" w:line="240" w:lineRule="auto"/>
        <w:textAlignment w:val="baseline"/>
        <w:rPr>
          <w:rFonts w:ascii="Arial" w:eastAsia="Times New Roman" w:hAnsi="Arial" w:cs="Arial"/>
          <w:color w:val="273239"/>
          <w:spacing w:val="2"/>
          <w:sz w:val="26"/>
          <w:szCs w:val="26"/>
        </w:rPr>
      </w:pPr>
      <w:r w:rsidRPr="00DE407F">
        <w:rPr>
          <w:rFonts w:ascii="Arial" w:eastAsia="Times New Roman" w:hAnsi="Arial" w:cs="Arial"/>
          <w:b/>
          <w:bCs/>
          <w:color w:val="273239"/>
          <w:spacing w:val="2"/>
          <w:sz w:val="26"/>
        </w:rPr>
        <w:t>HTML elements:</w:t>
      </w:r>
      <w:r w:rsidRPr="00DE407F">
        <w:rPr>
          <w:rFonts w:ascii="Arial" w:eastAsia="Times New Roman" w:hAnsi="Arial" w:cs="Arial"/>
          <w:color w:val="273239"/>
          <w:spacing w:val="2"/>
          <w:sz w:val="26"/>
          <w:szCs w:val="26"/>
        </w:rPr>
        <w:t> Elements enclose the contents in between the tags. They consist of some kind of structure or expression. It generally consists of a start tag, content and an end tag.</w:t>
      </w:r>
      <w:r w:rsidRPr="00DE407F">
        <w:rPr>
          <w:rFonts w:ascii="Arial" w:eastAsia="Times New Roman" w:hAnsi="Arial" w:cs="Arial"/>
          <w:color w:val="273239"/>
          <w:spacing w:val="2"/>
          <w:sz w:val="26"/>
          <w:szCs w:val="26"/>
        </w:rPr>
        <w:br/>
      </w:r>
      <w:r w:rsidRPr="00DE407F">
        <w:rPr>
          <w:rFonts w:ascii="Arial" w:eastAsia="Times New Roman" w:hAnsi="Arial" w:cs="Arial"/>
          <w:b/>
          <w:bCs/>
          <w:color w:val="273239"/>
          <w:spacing w:val="2"/>
          <w:sz w:val="26"/>
        </w:rPr>
        <w:t>Example:</w:t>
      </w:r>
      <w:r w:rsidRPr="00DE407F">
        <w:rPr>
          <w:rFonts w:ascii="Arial" w:eastAsia="Times New Roman" w:hAnsi="Arial" w:cs="Arial"/>
          <w:color w:val="273239"/>
          <w:spacing w:val="2"/>
          <w:sz w:val="26"/>
          <w:szCs w:val="26"/>
        </w:rPr>
        <w:t> </w:t>
      </w:r>
      <w:r w:rsidRPr="00DE407F">
        <w:rPr>
          <w:rFonts w:ascii="Arial" w:eastAsia="Times New Roman" w:hAnsi="Arial" w:cs="Arial"/>
          <w:color w:val="273239"/>
          <w:spacing w:val="2"/>
          <w:sz w:val="26"/>
          <w:szCs w:val="26"/>
        </w:rPr>
        <w:br/>
        <w:t> </w:t>
      </w:r>
    </w:p>
    <w:p w:rsidR="00DE407F" w:rsidRPr="00DE407F" w:rsidRDefault="00DE407F" w:rsidP="00DE407F">
      <w:pPr>
        <w:numPr>
          <w:ilvl w:val="0"/>
          <w:numId w:val="2"/>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2"/>
          <w:sz w:val="27"/>
          <w:szCs w:val="27"/>
        </w:rPr>
      </w:pPr>
      <w:r w:rsidRPr="00DE407F">
        <w:rPr>
          <w:rFonts w:ascii="Arial" w:eastAsia="Times New Roman" w:hAnsi="Arial" w:cs="Arial"/>
          <w:color w:val="273239"/>
          <w:spacing w:val="2"/>
          <w:sz w:val="27"/>
          <w:szCs w:val="27"/>
        </w:rPr>
        <w:t>html</w:t>
      </w:r>
    </w:p>
    <w:tbl>
      <w:tblPr>
        <w:tblW w:w="9029" w:type="dxa"/>
        <w:tblCellMar>
          <w:left w:w="0" w:type="dxa"/>
          <w:right w:w="0" w:type="dxa"/>
        </w:tblCellMar>
        <w:tblLook w:val="04A0"/>
      </w:tblPr>
      <w:tblGrid>
        <w:gridCol w:w="9029"/>
      </w:tblGrid>
      <w:tr w:rsidR="00DE407F" w:rsidRPr="00DE407F" w:rsidTr="00DE407F">
        <w:tc>
          <w:tcPr>
            <w:tcW w:w="372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DE407F" w:rsidRPr="00DE407F" w:rsidRDefault="00DE407F" w:rsidP="00DE407F">
            <w:pPr>
              <w:spacing w:before="375" w:after="375" w:line="240" w:lineRule="auto"/>
              <w:divId w:val="212423764"/>
              <w:rPr>
                <w:rFonts w:ascii="Times New Roman" w:eastAsia="Times New Roman" w:hAnsi="Times New Roman" w:cs="Times New Roman"/>
                <w:sz w:val="25"/>
                <w:szCs w:val="25"/>
              </w:rPr>
            </w:pPr>
            <w:r w:rsidRPr="00DE407F">
              <w:rPr>
                <w:rFonts w:ascii="Courier New" w:eastAsia="Times New Roman" w:hAnsi="Courier New" w:cs="Courier New"/>
                <w:sz w:val="20"/>
              </w:rPr>
              <w:t>&lt;b&gt;This is the content.&lt;/b&gt;</w:t>
            </w:r>
          </w:p>
        </w:tc>
      </w:tr>
    </w:tbl>
    <w:p w:rsidR="00DE407F" w:rsidRDefault="00DE407F" w:rsidP="00582A62">
      <w:pPr>
        <w:rPr>
          <w:rFonts w:asciiTheme="majorHAnsi" w:hAnsiTheme="majorHAnsi"/>
          <w:color w:val="000000" w:themeColor="text1"/>
          <w:sz w:val="28"/>
          <w:szCs w:val="28"/>
        </w:rPr>
      </w:pPr>
    </w:p>
    <w:p w:rsidR="00DE407F" w:rsidRDefault="00DE407F" w:rsidP="00582A62">
      <w:pPr>
        <w:rPr>
          <w:rFonts w:asciiTheme="majorHAnsi" w:hAnsiTheme="majorHAnsi"/>
          <w:color w:val="000000" w:themeColor="text1"/>
          <w:sz w:val="28"/>
          <w:szCs w:val="28"/>
        </w:rPr>
      </w:pPr>
    </w:p>
    <w:p w:rsidR="00DE407F" w:rsidRPr="00DE407F" w:rsidRDefault="00223F77" w:rsidP="00582A62">
      <w:pPr>
        <w:rPr>
          <w:rFonts w:asciiTheme="majorHAnsi" w:hAnsiTheme="majorHAnsi"/>
          <w:color w:val="000000" w:themeColor="text1"/>
          <w:sz w:val="32"/>
          <w:szCs w:val="32"/>
        </w:rPr>
      </w:pPr>
      <w:r>
        <w:rPr>
          <w:rFonts w:asciiTheme="majorHAnsi" w:hAnsiTheme="majorHAnsi"/>
          <w:color w:val="000000" w:themeColor="text1"/>
          <w:sz w:val="32"/>
          <w:szCs w:val="32"/>
        </w:rPr>
        <w:lastRenderedPageBreak/>
        <w:t xml:space="preserve">WHAT </w:t>
      </w:r>
      <w:proofErr w:type="gramStart"/>
      <w:r>
        <w:rPr>
          <w:rFonts w:asciiTheme="majorHAnsi" w:hAnsiTheme="majorHAnsi"/>
          <w:color w:val="000000" w:themeColor="text1"/>
          <w:sz w:val="32"/>
          <w:szCs w:val="32"/>
        </w:rPr>
        <w:t xml:space="preserve">ARE </w:t>
      </w:r>
      <w:r w:rsidR="00DE407F" w:rsidRPr="00DE407F">
        <w:rPr>
          <w:rFonts w:asciiTheme="majorHAnsi" w:hAnsiTheme="majorHAnsi"/>
          <w:color w:val="000000" w:themeColor="text1"/>
          <w:sz w:val="32"/>
          <w:szCs w:val="32"/>
        </w:rPr>
        <w:t xml:space="preserve"> ATTRIBUITS</w:t>
      </w:r>
      <w:proofErr w:type="gramEnd"/>
      <w:r w:rsidR="00DE407F" w:rsidRPr="00DE407F">
        <w:rPr>
          <w:rFonts w:asciiTheme="majorHAnsi" w:hAnsiTheme="majorHAnsi"/>
          <w:color w:val="000000" w:themeColor="text1"/>
          <w:sz w:val="32"/>
          <w:szCs w:val="32"/>
        </w:rPr>
        <w:t xml:space="preserve"> IN HTML  ?</w:t>
      </w:r>
    </w:p>
    <w:p w:rsidR="00DE407F" w:rsidRDefault="00DE407F" w:rsidP="00582A62">
      <w:pPr>
        <w:rPr>
          <w:rFonts w:asciiTheme="majorHAnsi" w:hAnsiTheme="majorHAnsi"/>
          <w:color w:val="000000" w:themeColor="text1"/>
          <w:sz w:val="28"/>
          <w:szCs w:val="28"/>
        </w:rPr>
      </w:pPr>
    </w:p>
    <w:p w:rsidR="00223F77" w:rsidRPr="00223F77" w:rsidRDefault="00223F77" w:rsidP="00223F77">
      <w:pPr>
        <w:shd w:val="clear" w:color="auto" w:fill="FFFFFF"/>
        <w:spacing w:after="0" w:line="240" w:lineRule="auto"/>
        <w:textAlignment w:val="baseline"/>
        <w:rPr>
          <w:rFonts w:ascii="Arial" w:eastAsia="Times New Roman" w:hAnsi="Arial" w:cs="Arial"/>
          <w:color w:val="273239"/>
          <w:spacing w:val="2"/>
          <w:sz w:val="26"/>
          <w:szCs w:val="26"/>
        </w:rPr>
      </w:pPr>
      <w:r w:rsidRPr="00223F77">
        <w:rPr>
          <w:rFonts w:ascii="Arial" w:eastAsia="Times New Roman" w:hAnsi="Arial" w:cs="Arial"/>
          <w:b/>
          <w:bCs/>
          <w:color w:val="273239"/>
          <w:spacing w:val="2"/>
          <w:sz w:val="26"/>
        </w:rPr>
        <w:t>HTML Attributes:</w:t>
      </w:r>
      <w:r w:rsidRPr="00223F77">
        <w:rPr>
          <w:rFonts w:ascii="Arial" w:eastAsia="Times New Roman" w:hAnsi="Arial" w:cs="Arial"/>
          <w:color w:val="273239"/>
          <w:spacing w:val="2"/>
          <w:sz w:val="26"/>
          <w:szCs w:val="26"/>
        </w:rPr>
        <w:t> It is used to define the character of an HTML element. It always placed in the opening tag of an element. It generally provides additional styling (attribute) to the element.</w:t>
      </w:r>
      <w:r w:rsidRPr="00223F77">
        <w:rPr>
          <w:rFonts w:ascii="Arial" w:eastAsia="Times New Roman" w:hAnsi="Arial" w:cs="Arial"/>
          <w:color w:val="273239"/>
          <w:spacing w:val="2"/>
          <w:sz w:val="26"/>
          <w:szCs w:val="26"/>
        </w:rPr>
        <w:br/>
      </w:r>
      <w:r w:rsidRPr="00223F77">
        <w:rPr>
          <w:rFonts w:ascii="Arial" w:eastAsia="Times New Roman" w:hAnsi="Arial" w:cs="Arial"/>
          <w:b/>
          <w:bCs/>
          <w:color w:val="273239"/>
          <w:spacing w:val="2"/>
          <w:sz w:val="26"/>
        </w:rPr>
        <w:t>Example:</w:t>
      </w:r>
      <w:r w:rsidRPr="00223F77">
        <w:rPr>
          <w:rFonts w:ascii="Arial" w:eastAsia="Times New Roman" w:hAnsi="Arial" w:cs="Arial"/>
          <w:color w:val="273239"/>
          <w:spacing w:val="2"/>
          <w:sz w:val="26"/>
          <w:szCs w:val="26"/>
        </w:rPr>
        <w:t> </w:t>
      </w:r>
      <w:r w:rsidRPr="00223F77">
        <w:rPr>
          <w:rFonts w:ascii="Arial" w:eastAsia="Times New Roman" w:hAnsi="Arial" w:cs="Arial"/>
          <w:color w:val="273239"/>
          <w:spacing w:val="2"/>
          <w:sz w:val="26"/>
          <w:szCs w:val="26"/>
        </w:rPr>
        <w:br/>
        <w:t> </w:t>
      </w:r>
    </w:p>
    <w:p w:rsidR="00223F77" w:rsidRPr="00223F77" w:rsidRDefault="00223F77" w:rsidP="00223F77">
      <w:pPr>
        <w:numPr>
          <w:ilvl w:val="0"/>
          <w:numId w:val="3"/>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Arial" w:eastAsia="Times New Roman" w:hAnsi="Arial" w:cs="Arial"/>
          <w:color w:val="273239"/>
          <w:spacing w:val="2"/>
          <w:sz w:val="27"/>
          <w:szCs w:val="27"/>
        </w:rPr>
      </w:pPr>
      <w:r w:rsidRPr="00223F77">
        <w:rPr>
          <w:rFonts w:ascii="Arial" w:eastAsia="Times New Roman" w:hAnsi="Arial" w:cs="Arial"/>
          <w:color w:val="273239"/>
          <w:spacing w:val="2"/>
          <w:sz w:val="27"/>
          <w:szCs w:val="27"/>
        </w:rPr>
        <w:t>html</w:t>
      </w:r>
    </w:p>
    <w:tbl>
      <w:tblPr>
        <w:tblW w:w="9029" w:type="dxa"/>
        <w:tblCellMar>
          <w:left w:w="0" w:type="dxa"/>
          <w:right w:w="0" w:type="dxa"/>
        </w:tblCellMar>
        <w:tblLook w:val="04A0"/>
      </w:tblPr>
      <w:tblGrid>
        <w:gridCol w:w="9029"/>
      </w:tblGrid>
      <w:tr w:rsidR="00223F77" w:rsidRPr="00223F77" w:rsidTr="00223F77">
        <w:tc>
          <w:tcPr>
            <w:tcW w:w="5336"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223F77" w:rsidRPr="00223F77" w:rsidRDefault="00223F77" w:rsidP="00223F77">
            <w:pPr>
              <w:spacing w:before="375" w:after="375" w:line="240" w:lineRule="auto"/>
              <w:divId w:val="833567694"/>
              <w:rPr>
                <w:rFonts w:ascii="Times New Roman" w:eastAsia="Times New Roman" w:hAnsi="Times New Roman" w:cs="Times New Roman"/>
                <w:sz w:val="25"/>
                <w:szCs w:val="25"/>
              </w:rPr>
            </w:pPr>
            <w:r w:rsidRPr="00223F77">
              <w:rPr>
                <w:rFonts w:ascii="Courier New" w:eastAsia="Times New Roman" w:hAnsi="Courier New" w:cs="Courier New"/>
                <w:sz w:val="20"/>
              </w:rPr>
              <w:t>&lt;p</w:t>
            </w:r>
            <w:r w:rsidRPr="00223F77">
              <w:rPr>
                <w:rFonts w:ascii="Times New Roman" w:eastAsia="Times New Roman" w:hAnsi="Times New Roman" w:cs="Times New Roman"/>
                <w:sz w:val="25"/>
                <w:szCs w:val="25"/>
              </w:rPr>
              <w:t xml:space="preserve"> </w:t>
            </w:r>
            <w:r w:rsidRPr="00223F77">
              <w:rPr>
                <w:rFonts w:ascii="Courier New" w:eastAsia="Times New Roman" w:hAnsi="Courier New" w:cs="Courier New"/>
                <w:sz w:val="20"/>
              </w:rPr>
              <w:t>align="center"&gt;This is paragraph.&lt;/p&gt;</w:t>
            </w:r>
          </w:p>
        </w:tc>
      </w:tr>
    </w:tbl>
    <w:p w:rsidR="00223F77" w:rsidRDefault="00223F77" w:rsidP="00582A62">
      <w:pPr>
        <w:rPr>
          <w:rFonts w:asciiTheme="majorHAnsi" w:hAnsiTheme="majorHAnsi"/>
          <w:color w:val="000000" w:themeColor="text1"/>
          <w:sz w:val="28"/>
          <w:szCs w:val="28"/>
        </w:rPr>
      </w:pPr>
    </w:p>
    <w:p w:rsidR="00DC39A4" w:rsidRDefault="00DC39A4" w:rsidP="00582A62">
      <w:pPr>
        <w:rPr>
          <w:rFonts w:asciiTheme="majorHAnsi" w:hAnsiTheme="majorHAnsi"/>
          <w:color w:val="000000" w:themeColor="text1"/>
          <w:sz w:val="28"/>
          <w:szCs w:val="28"/>
        </w:rPr>
      </w:pPr>
    </w:p>
    <w:p w:rsidR="00DC39A4" w:rsidRDefault="00DC39A4" w:rsidP="00582A62">
      <w:pPr>
        <w:rPr>
          <w:rFonts w:asciiTheme="majorHAnsi" w:hAnsiTheme="majorHAnsi"/>
          <w:color w:val="000000" w:themeColor="text1"/>
          <w:sz w:val="32"/>
          <w:szCs w:val="32"/>
        </w:rPr>
      </w:pPr>
      <w:r w:rsidRPr="00DC39A4">
        <w:rPr>
          <w:rFonts w:asciiTheme="majorHAnsi" w:hAnsiTheme="majorHAnsi"/>
          <w:color w:val="000000" w:themeColor="text1"/>
          <w:sz w:val="32"/>
          <w:szCs w:val="32"/>
        </w:rPr>
        <w:t xml:space="preserve">WHAT ARE THE VOID ELEMENT IN </w:t>
      </w:r>
      <w:proofErr w:type="gramStart"/>
      <w:r w:rsidRPr="00DC39A4">
        <w:rPr>
          <w:rFonts w:asciiTheme="majorHAnsi" w:hAnsiTheme="majorHAnsi"/>
          <w:color w:val="000000" w:themeColor="text1"/>
          <w:sz w:val="32"/>
          <w:szCs w:val="32"/>
        </w:rPr>
        <w:t>HTML ?</w:t>
      </w:r>
      <w:proofErr w:type="gramEnd"/>
      <w:r w:rsidRPr="00DC39A4">
        <w:rPr>
          <w:rFonts w:asciiTheme="majorHAnsi" w:hAnsiTheme="majorHAnsi"/>
          <w:color w:val="000000" w:themeColor="text1"/>
          <w:sz w:val="32"/>
          <w:szCs w:val="32"/>
        </w:rPr>
        <w:t xml:space="preserve"> </w:t>
      </w:r>
      <w:proofErr w:type="gramStart"/>
      <w:r w:rsidRPr="00DC39A4">
        <w:rPr>
          <w:rFonts w:asciiTheme="majorHAnsi" w:hAnsiTheme="majorHAnsi"/>
          <w:color w:val="000000" w:themeColor="text1"/>
          <w:sz w:val="32"/>
          <w:szCs w:val="32"/>
        </w:rPr>
        <w:t>WITH EXAMPLE.</w:t>
      </w:r>
      <w:proofErr w:type="gramEnd"/>
    </w:p>
    <w:p w:rsidR="00DC39A4" w:rsidRDefault="00DC39A4" w:rsidP="00582A62">
      <w:pPr>
        <w:rPr>
          <w:rFonts w:asciiTheme="majorHAnsi" w:hAnsiTheme="majorHAnsi"/>
          <w:color w:val="000000" w:themeColor="text1"/>
          <w:sz w:val="32"/>
          <w:szCs w:val="32"/>
        </w:rPr>
      </w:pPr>
    </w:p>
    <w:p w:rsidR="00DC39A4" w:rsidRPr="009036F7" w:rsidRDefault="00DC39A4" w:rsidP="00582A62">
      <w:pPr>
        <w:rPr>
          <w:rFonts w:asciiTheme="majorHAnsi" w:hAnsiTheme="majorHAnsi"/>
          <w:color w:val="000000" w:themeColor="text1"/>
          <w:sz w:val="28"/>
          <w:szCs w:val="28"/>
        </w:rPr>
      </w:pPr>
      <w:r w:rsidRPr="009036F7">
        <w:rPr>
          <w:rFonts w:ascii="Arial" w:hAnsi="Arial" w:cs="Arial"/>
          <w:color w:val="000000" w:themeColor="text1"/>
          <w:sz w:val="28"/>
          <w:szCs w:val="28"/>
          <w:shd w:val="clear" w:color="auto" w:fill="FFFFFF"/>
        </w:rPr>
        <w:t>Void element: All the elements in HTML do not require to have start tag and end tag, some elements does not have content and end tag such elements are known as Void elements or empty elements. These elements are also called as </w:t>
      </w:r>
      <w:r w:rsidRPr="009036F7">
        <w:rPr>
          <w:rFonts w:ascii="Arial" w:hAnsi="Arial" w:cs="Arial"/>
          <w:color w:val="000000" w:themeColor="text1"/>
          <w:sz w:val="28"/>
          <w:szCs w:val="28"/>
        </w:rPr>
        <w:t>unpaired tag</w:t>
      </w:r>
      <w:r w:rsidRPr="009036F7">
        <w:rPr>
          <w:rFonts w:ascii="Arial" w:hAnsi="Arial" w:cs="Arial"/>
          <w:color w:val="000000" w:themeColor="text1"/>
          <w:sz w:val="28"/>
          <w:szCs w:val="28"/>
          <w:shd w:val="clear" w:color="auto" w:fill="FFFFFF"/>
        </w:rPr>
        <w:t>.</w:t>
      </w:r>
    </w:p>
    <w:p w:rsidR="009036F7" w:rsidRDefault="009036F7" w:rsidP="00582A62">
      <w:pPr>
        <w:rPr>
          <w:rFonts w:asciiTheme="majorHAnsi" w:hAnsiTheme="majorHAnsi"/>
          <w:color w:val="000000" w:themeColor="text1"/>
          <w:sz w:val="28"/>
          <w:szCs w:val="28"/>
        </w:rPr>
      </w:pPr>
    </w:p>
    <w:p w:rsidR="00223F77" w:rsidRDefault="00DC39A4" w:rsidP="00582A62">
      <w:pPr>
        <w:rPr>
          <w:rFonts w:asciiTheme="majorHAnsi" w:hAnsiTheme="majorHAnsi"/>
          <w:color w:val="000000" w:themeColor="text1"/>
          <w:sz w:val="28"/>
          <w:szCs w:val="28"/>
        </w:rPr>
      </w:pPr>
      <w:r>
        <w:rPr>
          <w:rFonts w:asciiTheme="majorHAnsi" w:hAnsiTheme="majorHAnsi"/>
          <w:color w:val="000000" w:themeColor="text1"/>
          <w:sz w:val="28"/>
          <w:szCs w:val="28"/>
        </w:rPr>
        <w:t>E</w:t>
      </w:r>
      <w:r w:rsidR="009036F7">
        <w:rPr>
          <w:rFonts w:asciiTheme="majorHAnsi" w:hAnsiTheme="majorHAnsi"/>
          <w:color w:val="000000" w:themeColor="text1"/>
          <w:sz w:val="28"/>
          <w:szCs w:val="28"/>
        </w:rPr>
        <w:t xml:space="preserve">xample: </w:t>
      </w:r>
    </w:p>
    <w:p w:rsidR="009036F7" w:rsidRDefault="009036F7" w:rsidP="00582A62">
      <w:pPr>
        <w:rPr>
          <w:rFonts w:ascii="Arial" w:hAnsi="Arial" w:cs="Arial"/>
          <w:color w:val="202124"/>
          <w:sz w:val="28"/>
          <w:szCs w:val="28"/>
          <w:shd w:val="clear" w:color="auto" w:fill="FFFFFF"/>
        </w:rPr>
      </w:pPr>
      <w:r w:rsidRPr="009036F7">
        <w:rPr>
          <w:rFonts w:ascii="Arial" w:hAnsi="Arial" w:cs="Arial"/>
          <w:color w:val="040C28"/>
          <w:sz w:val="28"/>
          <w:szCs w:val="28"/>
        </w:rPr>
        <w:t xml:space="preserve">area , base , </w:t>
      </w:r>
      <w:proofErr w:type="spellStart"/>
      <w:r w:rsidRPr="009036F7">
        <w:rPr>
          <w:rFonts w:ascii="Arial" w:hAnsi="Arial" w:cs="Arial"/>
          <w:color w:val="040C28"/>
          <w:sz w:val="28"/>
          <w:szCs w:val="28"/>
        </w:rPr>
        <w:t>br</w:t>
      </w:r>
      <w:proofErr w:type="spellEnd"/>
      <w:r w:rsidRPr="009036F7">
        <w:rPr>
          <w:rFonts w:ascii="Arial" w:hAnsi="Arial" w:cs="Arial"/>
          <w:color w:val="040C28"/>
          <w:sz w:val="28"/>
          <w:szCs w:val="28"/>
        </w:rPr>
        <w:t xml:space="preserve"> , </w:t>
      </w:r>
      <w:proofErr w:type="spellStart"/>
      <w:r w:rsidRPr="009036F7">
        <w:rPr>
          <w:rFonts w:ascii="Arial" w:hAnsi="Arial" w:cs="Arial"/>
          <w:color w:val="040C28"/>
          <w:sz w:val="28"/>
          <w:szCs w:val="28"/>
        </w:rPr>
        <w:t>col</w:t>
      </w:r>
      <w:proofErr w:type="spellEnd"/>
      <w:r w:rsidRPr="009036F7">
        <w:rPr>
          <w:rFonts w:ascii="Arial" w:hAnsi="Arial" w:cs="Arial"/>
          <w:color w:val="040C28"/>
          <w:sz w:val="28"/>
          <w:szCs w:val="28"/>
        </w:rPr>
        <w:t xml:space="preserve"> , command , embed , hr , </w:t>
      </w:r>
      <w:proofErr w:type="spellStart"/>
      <w:r w:rsidRPr="009036F7">
        <w:rPr>
          <w:rFonts w:ascii="Arial" w:hAnsi="Arial" w:cs="Arial"/>
          <w:color w:val="040C28"/>
          <w:sz w:val="28"/>
          <w:szCs w:val="28"/>
        </w:rPr>
        <w:t>img</w:t>
      </w:r>
      <w:proofErr w:type="spellEnd"/>
      <w:r w:rsidRPr="009036F7">
        <w:rPr>
          <w:rFonts w:ascii="Arial" w:hAnsi="Arial" w:cs="Arial"/>
          <w:color w:val="040C28"/>
          <w:sz w:val="28"/>
          <w:szCs w:val="28"/>
        </w:rPr>
        <w:t xml:space="preserve"> , input , </w:t>
      </w:r>
      <w:proofErr w:type="spellStart"/>
      <w:r w:rsidRPr="009036F7">
        <w:rPr>
          <w:rFonts w:ascii="Arial" w:hAnsi="Arial" w:cs="Arial"/>
          <w:color w:val="040C28"/>
          <w:sz w:val="28"/>
          <w:szCs w:val="28"/>
        </w:rPr>
        <w:t>keygen</w:t>
      </w:r>
      <w:proofErr w:type="spellEnd"/>
      <w:r w:rsidRPr="009036F7">
        <w:rPr>
          <w:rFonts w:ascii="Arial" w:hAnsi="Arial" w:cs="Arial"/>
          <w:color w:val="040C28"/>
          <w:sz w:val="28"/>
          <w:szCs w:val="28"/>
        </w:rPr>
        <w:t xml:space="preserve"> , link , meta , </w:t>
      </w:r>
      <w:proofErr w:type="spellStart"/>
      <w:r w:rsidRPr="009036F7">
        <w:rPr>
          <w:rFonts w:ascii="Arial" w:hAnsi="Arial" w:cs="Arial"/>
          <w:color w:val="040C28"/>
          <w:sz w:val="28"/>
          <w:szCs w:val="28"/>
        </w:rPr>
        <w:t>param</w:t>
      </w:r>
      <w:proofErr w:type="spellEnd"/>
      <w:r w:rsidRPr="009036F7">
        <w:rPr>
          <w:rFonts w:ascii="Arial" w:hAnsi="Arial" w:cs="Arial"/>
          <w:color w:val="040C28"/>
          <w:sz w:val="28"/>
          <w:szCs w:val="28"/>
        </w:rPr>
        <w:t xml:space="preserve"> , source , track , </w:t>
      </w:r>
      <w:proofErr w:type="spellStart"/>
      <w:r w:rsidRPr="009036F7">
        <w:rPr>
          <w:rFonts w:ascii="Arial" w:hAnsi="Arial" w:cs="Arial"/>
          <w:color w:val="040C28"/>
          <w:sz w:val="28"/>
          <w:szCs w:val="28"/>
        </w:rPr>
        <w:t>wbr</w:t>
      </w:r>
      <w:proofErr w:type="spellEnd"/>
      <w:r w:rsidRPr="009036F7">
        <w:rPr>
          <w:rFonts w:ascii="Arial" w:hAnsi="Arial" w:cs="Arial"/>
          <w:color w:val="202124"/>
          <w:sz w:val="28"/>
          <w:szCs w:val="28"/>
          <w:shd w:val="clear" w:color="auto" w:fill="FFFFFF"/>
        </w:rPr>
        <w:t>.</w:t>
      </w:r>
    </w:p>
    <w:p w:rsidR="009036F7" w:rsidRDefault="009036F7" w:rsidP="00582A62">
      <w:pPr>
        <w:rPr>
          <w:rFonts w:ascii="Arial" w:hAnsi="Arial" w:cs="Arial"/>
          <w:color w:val="202124"/>
          <w:sz w:val="28"/>
          <w:szCs w:val="28"/>
          <w:shd w:val="clear" w:color="auto" w:fill="FFFFFF"/>
        </w:rPr>
      </w:pPr>
    </w:p>
    <w:p w:rsidR="009036F7" w:rsidRDefault="009036F7" w:rsidP="00582A62">
      <w:pPr>
        <w:rPr>
          <w:rFonts w:ascii="Arial" w:hAnsi="Arial" w:cs="Arial"/>
          <w:color w:val="202124"/>
          <w:sz w:val="28"/>
          <w:szCs w:val="28"/>
          <w:shd w:val="clear" w:color="auto" w:fill="FFFFFF"/>
        </w:rPr>
      </w:pPr>
    </w:p>
    <w:p w:rsidR="009036F7" w:rsidRDefault="009036F7" w:rsidP="00582A62">
      <w:pPr>
        <w:rPr>
          <w:rFonts w:ascii="Arial" w:hAnsi="Arial" w:cs="Arial"/>
          <w:color w:val="202124"/>
          <w:sz w:val="28"/>
          <w:szCs w:val="28"/>
          <w:shd w:val="clear" w:color="auto" w:fill="FFFFFF"/>
        </w:rPr>
      </w:pPr>
    </w:p>
    <w:p w:rsidR="009036F7" w:rsidRDefault="009036F7" w:rsidP="00582A62">
      <w:pPr>
        <w:rPr>
          <w:rFonts w:asciiTheme="majorHAnsi" w:hAnsiTheme="majorHAnsi" w:cs="Arial"/>
          <w:color w:val="202124"/>
          <w:sz w:val="32"/>
          <w:szCs w:val="32"/>
          <w:shd w:val="clear" w:color="auto" w:fill="FFFFFF"/>
        </w:rPr>
      </w:pPr>
    </w:p>
    <w:p w:rsidR="009036F7" w:rsidRDefault="009036F7" w:rsidP="00582A62">
      <w:pPr>
        <w:rPr>
          <w:rFonts w:asciiTheme="majorHAnsi" w:hAnsiTheme="majorHAnsi" w:cs="Arial"/>
          <w:color w:val="202124"/>
          <w:sz w:val="32"/>
          <w:szCs w:val="32"/>
          <w:shd w:val="clear" w:color="auto" w:fill="FFFFFF"/>
        </w:rPr>
      </w:pPr>
      <w:r w:rsidRPr="009036F7">
        <w:rPr>
          <w:rFonts w:asciiTheme="majorHAnsi" w:hAnsiTheme="majorHAnsi" w:cs="Arial"/>
          <w:color w:val="202124"/>
          <w:sz w:val="32"/>
          <w:szCs w:val="32"/>
          <w:shd w:val="clear" w:color="auto" w:fill="FFFFFF"/>
        </w:rPr>
        <w:t xml:space="preserve">WHAT ARE HTML </w:t>
      </w:r>
      <w:proofErr w:type="gramStart"/>
      <w:r w:rsidRPr="009036F7">
        <w:rPr>
          <w:rFonts w:asciiTheme="majorHAnsi" w:hAnsiTheme="majorHAnsi" w:cs="Arial"/>
          <w:color w:val="202124"/>
          <w:sz w:val="32"/>
          <w:szCs w:val="32"/>
          <w:shd w:val="clear" w:color="auto" w:fill="FFFFFF"/>
        </w:rPr>
        <w:t>ENTITIES ?</w:t>
      </w:r>
      <w:proofErr w:type="gramEnd"/>
      <w:r w:rsidRPr="009036F7">
        <w:rPr>
          <w:rFonts w:asciiTheme="majorHAnsi" w:hAnsiTheme="majorHAnsi" w:cs="Arial"/>
          <w:color w:val="202124"/>
          <w:sz w:val="32"/>
          <w:szCs w:val="32"/>
          <w:shd w:val="clear" w:color="auto" w:fill="FFFFFF"/>
        </w:rPr>
        <w:t xml:space="preserve"> </w:t>
      </w:r>
      <w:proofErr w:type="gramStart"/>
      <w:r w:rsidRPr="009036F7">
        <w:rPr>
          <w:rFonts w:asciiTheme="majorHAnsi" w:hAnsiTheme="majorHAnsi" w:cs="Arial"/>
          <w:color w:val="202124"/>
          <w:sz w:val="32"/>
          <w:szCs w:val="32"/>
          <w:shd w:val="clear" w:color="auto" w:fill="FFFFFF"/>
        </w:rPr>
        <w:t>WITH EXAMPLE.</w:t>
      </w:r>
      <w:proofErr w:type="gramEnd"/>
    </w:p>
    <w:p w:rsidR="009036F7" w:rsidRPr="00A109D0" w:rsidRDefault="009036F7" w:rsidP="00582A62">
      <w:pPr>
        <w:rPr>
          <w:rFonts w:asciiTheme="majorHAnsi" w:hAnsiTheme="majorHAnsi" w:cs="Arial"/>
          <w:color w:val="202124"/>
          <w:sz w:val="28"/>
          <w:szCs w:val="28"/>
          <w:shd w:val="clear" w:color="auto" w:fill="FFFFFF"/>
        </w:rPr>
      </w:pPr>
      <w:r w:rsidRPr="00A109D0">
        <w:rPr>
          <w:rFonts w:ascii="Arial" w:hAnsi="Arial" w:cs="Arial"/>
          <w:color w:val="202124"/>
          <w:sz w:val="28"/>
          <w:szCs w:val="28"/>
          <w:shd w:val="clear" w:color="auto" w:fill="FFFFFF"/>
        </w:rPr>
        <w:t>An HTML entity is </w:t>
      </w:r>
      <w:r w:rsidRPr="00A109D0">
        <w:rPr>
          <w:rFonts w:ascii="Arial" w:hAnsi="Arial" w:cs="Arial"/>
          <w:color w:val="040C28"/>
          <w:sz w:val="28"/>
          <w:szCs w:val="28"/>
        </w:rPr>
        <w:t>used to display invisible characters and reserved characters that would otherwise be interpreted as HTML code</w:t>
      </w:r>
      <w:r w:rsidRPr="00A109D0">
        <w:rPr>
          <w:rFonts w:ascii="Arial" w:hAnsi="Arial" w:cs="Arial"/>
          <w:color w:val="202124"/>
          <w:sz w:val="28"/>
          <w:szCs w:val="28"/>
          <w:shd w:val="clear" w:color="auto" w:fill="FFFFFF"/>
        </w:rPr>
        <w:t xml:space="preserve">. It is a piece of text, or string, that begins with an ampersand </w:t>
      </w:r>
      <w:proofErr w:type="gramStart"/>
      <w:r w:rsidRPr="00A109D0">
        <w:rPr>
          <w:rFonts w:ascii="Arial" w:hAnsi="Arial" w:cs="Arial"/>
          <w:color w:val="202124"/>
          <w:sz w:val="28"/>
          <w:szCs w:val="28"/>
          <w:shd w:val="clear" w:color="auto" w:fill="FFFFFF"/>
        </w:rPr>
        <w:t>( &amp;</w:t>
      </w:r>
      <w:proofErr w:type="gramEnd"/>
      <w:r w:rsidRPr="00A109D0">
        <w:rPr>
          <w:rFonts w:ascii="Arial" w:hAnsi="Arial" w:cs="Arial"/>
          <w:color w:val="202124"/>
          <w:sz w:val="28"/>
          <w:szCs w:val="28"/>
          <w:shd w:val="clear" w:color="auto" w:fill="FFFFFF"/>
        </w:rPr>
        <w:t xml:space="preserve"> ) and ends with a semicolon ( ; ).</w:t>
      </w:r>
    </w:p>
    <w:p w:rsidR="009036F7" w:rsidRPr="009036F7" w:rsidRDefault="009036F7" w:rsidP="00582A62">
      <w:pPr>
        <w:rPr>
          <w:rFonts w:asciiTheme="majorHAnsi" w:hAnsiTheme="majorHAnsi" w:cs="Arial"/>
          <w:color w:val="202124"/>
          <w:sz w:val="32"/>
          <w:szCs w:val="32"/>
          <w:shd w:val="clear" w:color="auto" w:fill="FFFFFF"/>
        </w:rPr>
      </w:pPr>
    </w:p>
    <w:p w:rsidR="009036F7" w:rsidRDefault="00B8084D" w:rsidP="00582A62">
      <w:pPr>
        <w:rPr>
          <w:rFonts w:asciiTheme="majorHAnsi" w:hAnsiTheme="majorHAnsi"/>
          <w:color w:val="000000" w:themeColor="text1"/>
          <w:sz w:val="32"/>
          <w:szCs w:val="32"/>
        </w:rPr>
      </w:pPr>
      <w:r>
        <w:rPr>
          <w:rFonts w:asciiTheme="majorHAnsi" w:hAnsiTheme="majorHAnsi"/>
          <w:color w:val="000000" w:themeColor="text1"/>
          <w:sz w:val="32"/>
          <w:szCs w:val="32"/>
        </w:rPr>
        <w:t xml:space="preserve">WHAT ARE THE DIFFERENT TYPES OF LISTS IN </w:t>
      </w:r>
      <w:proofErr w:type="gramStart"/>
      <w:r>
        <w:rPr>
          <w:rFonts w:asciiTheme="majorHAnsi" w:hAnsiTheme="majorHAnsi"/>
          <w:color w:val="000000" w:themeColor="text1"/>
          <w:sz w:val="32"/>
          <w:szCs w:val="32"/>
        </w:rPr>
        <w:t>HTML ?</w:t>
      </w:r>
      <w:proofErr w:type="gramEnd"/>
      <w:r>
        <w:rPr>
          <w:rFonts w:asciiTheme="majorHAnsi" w:hAnsiTheme="majorHAnsi"/>
          <w:color w:val="000000" w:themeColor="text1"/>
          <w:sz w:val="32"/>
          <w:szCs w:val="32"/>
        </w:rPr>
        <w:t xml:space="preserve"> </w:t>
      </w:r>
      <w:proofErr w:type="gramStart"/>
      <w:r>
        <w:rPr>
          <w:rFonts w:asciiTheme="majorHAnsi" w:hAnsiTheme="majorHAnsi"/>
          <w:color w:val="000000" w:themeColor="text1"/>
          <w:sz w:val="32"/>
          <w:szCs w:val="32"/>
        </w:rPr>
        <w:t>WITH EXAMPLE.</w:t>
      </w:r>
      <w:proofErr w:type="gramEnd"/>
    </w:p>
    <w:p w:rsidR="00B8084D" w:rsidRPr="00B8084D" w:rsidRDefault="00B8084D" w:rsidP="00B8084D">
      <w:pPr>
        <w:shd w:val="clear" w:color="auto" w:fill="FFFFFF"/>
        <w:spacing w:after="180" w:line="240" w:lineRule="auto"/>
        <w:rPr>
          <w:rFonts w:ascii="Arial" w:eastAsia="Times New Roman" w:hAnsi="Arial" w:cs="Arial"/>
          <w:color w:val="202124"/>
          <w:sz w:val="28"/>
          <w:szCs w:val="28"/>
        </w:rPr>
      </w:pPr>
      <w:r w:rsidRPr="00B8084D">
        <w:rPr>
          <w:rFonts w:ascii="Arial" w:eastAsia="Times New Roman" w:hAnsi="Arial" w:cs="Arial"/>
          <w:b/>
          <w:bCs/>
          <w:color w:val="202124"/>
          <w:sz w:val="28"/>
          <w:szCs w:val="28"/>
        </w:rPr>
        <w:t>There are 3 types of lists in HTML</w:t>
      </w:r>
    </w:p>
    <w:p w:rsidR="00B8084D" w:rsidRPr="00B8084D" w:rsidRDefault="00B8084D" w:rsidP="00B8084D">
      <w:pPr>
        <w:numPr>
          <w:ilvl w:val="0"/>
          <w:numId w:val="4"/>
        </w:numPr>
        <w:shd w:val="clear" w:color="auto" w:fill="FFFFFF"/>
        <w:spacing w:after="60" w:line="240" w:lineRule="auto"/>
        <w:ind w:left="0"/>
        <w:rPr>
          <w:rFonts w:ascii="Arial" w:eastAsia="Times New Roman" w:hAnsi="Arial" w:cs="Arial"/>
          <w:color w:val="202124"/>
          <w:sz w:val="28"/>
          <w:szCs w:val="28"/>
        </w:rPr>
      </w:pPr>
      <w:r w:rsidRPr="00B8084D">
        <w:rPr>
          <w:rFonts w:ascii="Arial" w:eastAsia="Times New Roman" w:hAnsi="Arial" w:cs="Arial"/>
          <w:color w:val="202124"/>
          <w:sz w:val="28"/>
          <w:szCs w:val="28"/>
        </w:rPr>
        <w:t>Unordered List.</w:t>
      </w:r>
    </w:p>
    <w:p w:rsidR="00B8084D" w:rsidRPr="00B8084D" w:rsidRDefault="00B8084D" w:rsidP="00B8084D">
      <w:pPr>
        <w:numPr>
          <w:ilvl w:val="0"/>
          <w:numId w:val="4"/>
        </w:numPr>
        <w:shd w:val="clear" w:color="auto" w:fill="FFFFFF"/>
        <w:spacing w:after="60" w:line="240" w:lineRule="auto"/>
        <w:ind w:left="0"/>
        <w:rPr>
          <w:rFonts w:ascii="Arial" w:eastAsia="Times New Roman" w:hAnsi="Arial" w:cs="Arial"/>
          <w:color w:val="202124"/>
          <w:sz w:val="28"/>
          <w:szCs w:val="28"/>
        </w:rPr>
      </w:pPr>
      <w:r w:rsidRPr="00B8084D">
        <w:rPr>
          <w:rFonts w:ascii="Arial" w:eastAsia="Times New Roman" w:hAnsi="Arial" w:cs="Arial"/>
          <w:color w:val="202124"/>
          <w:sz w:val="28"/>
          <w:szCs w:val="28"/>
        </w:rPr>
        <w:t>Ordered List.</w:t>
      </w:r>
    </w:p>
    <w:p w:rsidR="00B8084D" w:rsidRPr="00B8084D" w:rsidRDefault="00B8084D" w:rsidP="00B8084D">
      <w:pPr>
        <w:numPr>
          <w:ilvl w:val="0"/>
          <w:numId w:val="4"/>
        </w:numPr>
        <w:shd w:val="clear" w:color="auto" w:fill="FFFFFF"/>
        <w:spacing w:after="60" w:line="240" w:lineRule="auto"/>
        <w:ind w:left="0"/>
        <w:rPr>
          <w:rFonts w:ascii="Arial" w:eastAsia="Times New Roman" w:hAnsi="Arial" w:cs="Arial"/>
          <w:color w:val="202124"/>
          <w:sz w:val="28"/>
          <w:szCs w:val="28"/>
        </w:rPr>
      </w:pPr>
      <w:r w:rsidRPr="00B8084D">
        <w:rPr>
          <w:rFonts w:ascii="Arial" w:eastAsia="Times New Roman" w:hAnsi="Arial" w:cs="Arial"/>
          <w:color w:val="202124"/>
          <w:sz w:val="28"/>
          <w:szCs w:val="28"/>
        </w:rPr>
        <w:t>Description List.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DOCTYPE</w:t>
      </w: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html</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html</w:t>
      </w:r>
      <w:r w:rsidRPr="00A80611">
        <w:rPr>
          <w:rFonts w:ascii="Consolas" w:eastAsia="Times New Roman" w:hAnsi="Consolas" w:cs="Times New Roman"/>
          <w:color w:val="D4D4D4"/>
          <w:sz w:val="21"/>
          <w:szCs w:val="21"/>
        </w:rPr>
        <w:t xml:space="preserve"> </w:t>
      </w:r>
      <w:proofErr w:type="spellStart"/>
      <w:r w:rsidRPr="00A80611">
        <w:rPr>
          <w:rFonts w:ascii="Consolas" w:eastAsia="Times New Roman" w:hAnsi="Consolas" w:cs="Times New Roman"/>
          <w:color w:val="9CDCFE"/>
          <w:sz w:val="21"/>
          <w:szCs w:val="21"/>
        </w:rPr>
        <w:t>lang</w:t>
      </w:r>
      <w:proofErr w:type="spellEnd"/>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"en"</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head</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meta</w:t>
      </w:r>
      <w:r w:rsidRPr="00A80611">
        <w:rPr>
          <w:rFonts w:ascii="Consolas" w:eastAsia="Times New Roman" w:hAnsi="Consolas" w:cs="Times New Roman"/>
          <w:color w:val="D4D4D4"/>
          <w:sz w:val="21"/>
          <w:szCs w:val="21"/>
        </w:rPr>
        <w:t xml:space="preserve"> </w:t>
      </w:r>
      <w:proofErr w:type="spellStart"/>
      <w:r w:rsidRPr="00A80611">
        <w:rPr>
          <w:rFonts w:ascii="Consolas" w:eastAsia="Times New Roman" w:hAnsi="Consolas" w:cs="Times New Roman"/>
          <w:color w:val="9CDCFE"/>
          <w:sz w:val="21"/>
          <w:szCs w:val="21"/>
        </w:rPr>
        <w:t>charset</w:t>
      </w:r>
      <w:proofErr w:type="spellEnd"/>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"UTF-8"</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meta</w:t>
      </w: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name</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"viewport"</w:t>
      </w: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content</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"width=device-width, initial-scale=1.0"</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title</w:t>
      </w:r>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Document</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title</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head</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body</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h1</w:t>
      </w:r>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 xml:space="preserve"> order list</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h1</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start</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"500"</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type</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"A"</w:t>
      </w: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start</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"5"</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lastRenderedPageBreak/>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type</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"a"</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type</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w:t>
      </w:r>
      <w:proofErr w:type="spellStart"/>
      <w:r w:rsidRPr="00A80611">
        <w:rPr>
          <w:rFonts w:ascii="Consolas" w:eastAsia="Times New Roman" w:hAnsi="Consolas" w:cs="Times New Roman"/>
          <w:color w:val="CE9178"/>
          <w:sz w:val="21"/>
          <w:szCs w:val="21"/>
        </w:rPr>
        <w:t>i</w:t>
      </w:r>
      <w:proofErr w:type="spellEnd"/>
      <w:r w:rsidRPr="00A80611">
        <w:rPr>
          <w:rFonts w:ascii="Consolas" w:eastAsia="Times New Roman" w:hAnsi="Consolas" w:cs="Times New Roman"/>
          <w:color w:val="CE9178"/>
          <w:sz w:val="21"/>
          <w:szCs w:val="21"/>
        </w:rPr>
        <w:t>"</w:t>
      </w: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start</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"5"</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type</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"I"</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ol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H1</w:t>
      </w:r>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 xml:space="preserve"> UNORDER LIST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H1</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ul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ul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ul</w:t>
      </w:r>
      <w:proofErr w:type="spellEnd"/>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type</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"circle"</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ul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ul</w:t>
      </w:r>
      <w:proofErr w:type="spellEnd"/>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9CDCFE"/>
          <w:sz w:val="21"/>
          <w:szCs w:val="21"/>
        </w:rPr>
        <w:t>type</w:t>
      </w:r>
      <w:r w:rsidRPr="00A80611">
        <w:rPr>
          <w:rFonts w:ascii="Consolas" w:eastAsia="Times New Roman" w:hAnsi="Consolas" w:cs="Times New Roman"/>
          <w:color w:val="D4D4D4"/>
          <w:sz w:val="21"/>
          <w:szCs w:val="21"/>
        </w:rPr>
        <w:t>=</w:t>
      </w:r>
      <w:r w:rsidRPr="00A80611">
        <w:rPr>
          <w:rFonts w:ascii="Consolas" w:eastAsia="Times New Roman" w:hAnsi="Consolas" w:cs="Times New Roman"/>
          <w:color w:val="CE9178"/>
          <w:sz w:val="21"/>
          <w:szCs w:val="21"/>
        </w:rPr>
        <w:t>"square"</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vivek</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jay</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roofErr w:type="spellStart"/>
      <w:r w:rsidRPr="00A80611">
        <w:rPr>
          <w:rFonts w:ascii="Consolas" w:eastAsia="Times New Roman" w:hAnsi="Consolas" w:cs="Times New Roman"/>
          <w:color w:val="D4D4D4"/>
          <w:sz w:val="21"/>
          <w:szCs w:val="21"/>
        </w:rPr>
        <w:t>keval</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li</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ul</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h1</w:t>
      </w:r>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 xml:space="preserve"> DEFINE LIST</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h1</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dl</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DT</w:t>
      </w:r>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html</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dt</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dd</w:t>
      </w:r>
      <w:proofErr w:type="spellEnd"/>
      <w:r w:rsidRPr="00A80611">
        <w:rPr>
          <w:rFonts w:ascii="Consolas" w:eastAsia="Times New Roman" w:hAnsi="Consolas" w:cs="Times New Roman"/>
          <w:color w:val="808080"/>
          <w:sz w:val="21"/>
          <w:szCs w:val="21"/>
        </w:rPr>
        <w:t>&gt;</w:t>
      </w:r>
      <w:r w:rsidRPr="00A80611">
        <w:rPr>
          <w:rFonts w:ascii="Consolas" w:eastAsia="Times New Roman" w:hAnsi="Consolas" w:cs="Times New Roman"/>
          <w:color w:val="D4D4D4"/>
          <w:sz w:val="21"/>
          <w:szCs w:val="21"/>
        </w:rPr>
        <w:t xml:space="preserve">  hyper text markup </w:t>
      </w:r>
      <w:proofErr w:type="spellStart"/>
      <w:r w:rsidRPr="00A80611">
        <w:rPr>
          <w:rFonts w:ascii="Consolas" w:eastAsia="Times New Roman" w:hAnsi="Consolas" w:cs="Times New Roman"/>
          <w:color w:val="D4D4D4"/>
          <w:sz w:val="21"/>
          <w:szCs w:val="21"/>
        </w:rPr>
        <w:t>lng</w:t>
      </w:r>
      <w:proofErr w:type="spellEnd"/>
      <w:r w:rsidRPr="00A80611">
        <w:rPr>
          <w:rFonts w:ascii="Consolas" w:eastAsia="Times New Roman" w:hAnsi="Consolas" w:cs="Times New Roman"/>
          <w:color w:val="808080"/>
          <w:sz w:val="21"/>
          <w:szCs w:val="21"/>
        </w:rPr>
        <w:t>&lt;/</w:t>
      </w:r>
      <w:proofErr w:type="spellStart"/>
      <w:r w:rsidRPr="00A80611">
        <w:rPr>
          <w:rFonts w:ascii="Consolas" w:eastAsia="Times New Roman" w:hAnsi="Consolas" w:cs="Times New Roman"/>
          <w:color w:val="569CD6"/>
          <w:sz w:val="21"/>
          <w:szCs w:val="21"/>
        </w:rPr>
        <w:t>dd</w:t>
      </w:r>
      <w:proofErr w:type="spellEnd"/>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lastRenderedPageBreak/>
        <w:t xml:space="preserve">    </w:t>
      </w: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dl</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D4D4D4"/>
          <w:sz w:val="21"/>
          <w:szCs w:val="21"/>
        </w:rPr>
        <w:t xml:space="preserve">        </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body</w:t>
      </w:r>
      <w:r w:rsidRPr="00A80611">
        <w:rPr>
          <w:rFonts w:ascii="Consolas" w:eastAsia="Times New Roman" w:hAnsi="Consolas" w:cs="Times New Roman"/>
          <w:color w:val="808080"/>
          <w:sz w:val="21"/>
          <w:szCs w:val="21"/>
        </w:rPr>
        <w:t>&gt;</w:t>
      </w:r>
    </w:p>
    <w:p w:rsidR="00A80611" w:rsidRPr="00A80611" w:rsidRDefault="00A80611" w:rsidP="00A80611">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rPr>
      </w:pPr>
      <w:r w:rsidRPr="00A80611">
        <w:rPr>
          <w:rFonts w:ascii="Consolas" w:eastAsia="Times New Roman" w:hAnsi="Consolas" w:cs="Times New Roman"/>
          <w:color w:val="808080"/>
          <w:sz w:val="21"/>
          <w:szCs w:val="21"/>
        </w:rPr>
        <w:t>&lt;/</w:t>
      </w:r>
      <w:r w:rsidRPr="00A80611">
        <w:rPr>
          <w:rFonts w:ascii="Consolas" w:eastAsia="Times New Roman" w:hAnsi="Consolas" w:cs="Times New Roman"/>
          <w:color w:val="569CD6"/>
          <w:sz w:val="21"/>
          <w:szCs w:val="21"/>
        </w:rPr>
        <w:t>html</w:t>
      </w:r>
      <w:r w:rsidRPr="00A80611">
        <w:rPr>
          <w:rFonts w:ascii="Consolas" w:eastAsia="Times New Roman" w:hAnsi="Consolas" w:cs="Times New Roman"/>
          <w:color w:val="808080"/>
          <w:sz w:val="21"/>
          <w:szCs w:val="21"/>
        </w:rPr>
        <w:t>&gt;</w:t>
      </w:r>
    </w:p>
    <w:p w:rsidR="00A80611" w:rsidRDefault="00A80611" w:rsidP="00A80611">
      <w:pPr>
        <w:pStyle w:val="Heading1"/>
        <w:rPr>
          <w:color w:val="000000"/>
        </w:rPr>
      </w:pPr>
      <w:proofErr w:type="gramStart"/>
      <w:r>
        <w:rPr>
          <w:color w:val="000000"/>
        </w:rPr>
        <w:t>order</w:t>
      </w:r>
      <w:proofErr w:type="gramEnd"/>
      <w:r>
        <w:rPr>
          <w:color w:val="000000"/>
        </w:rPr>
        <w:t xml:space="preserve"> list</w:t>
      </w:r>
    </w:p>
    <w:p w:rsidR="00A80611" w:rsidRDefault="00A80611" w:rsidP="00A80611">
      <w:pPr>
        <w:numPr>
          <w:ilvl w:val="0"/>
          <w:numId w:val="37"/>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37"/>
        </w:numPr>
        <w:spacing w:before="100" w:beforeAutospacing="1" w:after="100" w:afterAutospacing="1" w:line="240" w:lineRule="auto"/>
        <w:rPr>
          <w:color w:val="000000"/>
          <w:sz w:val="27"/>
          <w:szCs w:val="27"/>
        </w:rPr>
      </w:pPr>
      <w:r>
        <w:rPr>
          <w:color w:val="000000"/>
          <w:sz w:val="27"/>
          <w:szCs w:val="27"/>
        </w:rPr>
        <w:t>jay</w:t>
      </w:r>
    </w:p>
    <w:p w:rsidR="00A80611" w:rsidRDefault="00A80611" w:rsidP="00A80611">
      <w:pPr>
        <w:numPr>
          <w:ilvl w:val="0"/>
          <w:numId w:val="37"/>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numPr>
          <w:ilvl w:val="0"/>
          <w:numId w:val="38"/>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38"/>
        </w:numPr>
        <w:spacing w:before="100" w:beforeAutospacing="1" w:after="100" w:afterAutospacing="1" w:line="240" w:lineRule="auto"/>
        <w:rPr>
          <w:color w:val="000000"/>
          <w:sz w:val="27"/>
          <w:szCs w:val="27"/>
        </w:rPr>
      </w:pPr>
      <w:r>
        <w:rPr>
          <w:color w:val="000000"/>
          <w:sz w:val="27"/>
          <w:szCs w:val="27"/>
        </w:rPr>
        <w:t>jay</w:t>
      </w:r>
    </w:p>
    <w:p w:rsidR="00A80611" w:rsidRDefault="00A80611" w:rsidP="00A80611">
      <w:pPr>
        <w:numPr>
          <w:ilvl w:val="0"/>
          <w:numId w:val="38"/>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numPr>
          <w:ilvl w:val="0"/>
          <w:numId w:val="39"/>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39"/>
        </w:numPr>
        <w:spacing w:before="100" w:beforeAutospacing="1" w:after="100" w:afterAutospacing="1" w:line="240" w:lineRule="auto"/>
        <w:rPr>
          <w:color w:val="000000"/>
          <w:sz w:val="27"/>
          <w:szCs w:val="27"/>
        </w:rPr>
      </w:pPr>
      <w:r>
        <w:rPr>
          <w:color w:val="000000"/>
          <w:sz w:val="27"/>
          <w:szCs w:val="27"/>
        </w:rPr>
        <w:t>jay</w:t>
      </w:r>
    </w:p>
    <w:p w:rsidR="00A80611" w:rsidRDefault="00A80611" w:rsidP="00A80611">
      <w:pPr>
        <w:numPr>
          <w:ilvl w:val="0"/>
          <w:numId w:val="39"/>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numPr>
          <w:ilvl w:val="0"/>
          <w:numId w:val="40"/>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40"/>
        </w:numPr>
        <w:spacing w:before="100" w:beforeAutospacing="1" w:after="100" w:afterAutospacing="1" w:line="240" w:lineRule="auto"/>
        <w:rPr>
          <w:color w:val="000000"/>
          <w:sz w:val="27"/>
          <w:szCs w:val="27"/>
        </w:rPr>
      </w:pPr>
      <w:r>
        <w:rPr>
          <w:color w:val="000000"/>
          <w:sz w:val="27"/>
          <w:szCs w:val="27"/>
        </w:rPr>
        <w:t>jay</w:t>
      </w:r>
    </w:p>
    <w:p w:rsidR="00A80611" w:rsidRDefault="00A80611" w:rsidP="00A80611">
      <w:pPr>
        <w:numPr>
          <w:ilvl w:val="0"/>
          <w:numId w:val="40"/>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numPr>
          <w:ilvl w:val="0"/>
          <w:numId w:val="41"/>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41"/>
        </w:numPr>
        <w:spacing w:before="100" w:beforeAutospacing="1" w:after="100" w:afterAutospacing="1" w:line="240" w:lineRule="auto"/>
        <w:rPr>
          <w:color w:val="000000"/>
          <w:sz w:val="27"/>
          <w:szCs w:val="27"/>
        </w:rPr>
      </w:pPr>
      <w:r>
        <w:rPr>
          <w:color w:val="000000"/>
          <w:sz w:val="27"/>
          <w:szCs w:val="27"/>
        </w:rPr>
        <w:t>jay</w:t>
      </w:r>
    </w:p>
    <w:p w:rsidR="00A80611" w:rsidRDefault="00A80611" w:rsidP="00A80611">
      <w:pPr>
        <w:numPr>
          <w:ilvl w:val="0"/>
          <w:numId w:val="41"/>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pStyle w:val="Heading1"/>
        <w:rPr>
          <w:color w:val="000000"/>
          <w:sz w:val="48"/>
          <w:szCs w:val="48"/>
        </w:rPr>
      </w:pPr>
      <w:r>
        <w:rPr>
          <w:color w:val="000000"/>
        </w:rPr>
        <w:t>UNORDER LIST</w:t>
      </w:r>
    </w:p>
    <w:p w:rsidR="00A80611" w:rsidRDefault="00A80611" w:rsidP="00A80611">
      <w:pPr>
        <w:numPr>
          <w:ilvl w:val="0"/>
          <w:numId w:val="42"/>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42"/>
        </w:numPr>
        <w:spacing w:before="100" w:beforeAutospacing="1" w:after="100" w:afterAutospacing="1" w:line="240" w:lineRule="auto"/>
        <w:rPr>
          <w:color w:val="000000"/>
          <w:sz w:val="27"/>
          <w:szCs w:val="27"/>
        </w:rPr>
      </w:pPr>
      <w:r>
        <w:rPr>
          <w:color w:val="000000"/>
          <w:sz w:val="27"/>
          <w:szCs w:val="27"/>
        </w:rPr>
        <w:t>jay</w:t>
      </w:r>
    </w:p>
    <w:p w:rsidR="00A80611" w:rsidRDefault="00A80611" w:rsidP="00A80611">
      <w:pPr>
        <w:numPr>
          <w:ilvl w:val="0"/>
          <w:numId w:val="42"/>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numPr>
          <w:ilvl w:val="0"/>
          <w:numId w:val="43"/>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43"/>
        </w:numPr>
        <w:spacing w:before="100" w:beforeAutospacing="1" w:after="100" w:afterAutospacing="1" w:line="240" w:lineRule="auto"/>
        <w:rPr>
          <w:color w:val="000000"/>
          <w:sz w:val="27"/>
          <w:szCs w:val="27"/>
        </w:rPr>
      </w:pPr>
      <w:r>
        <w:rPr>
          <w:color w:val="000000"/>
          <w:sz w:val="27"/>
          <w:szCs w:val="27"/>
        </w:rPr>
        <w:t>jay</w:t>
      </w:r>
    </w:p>
    <w:p w:rsidR="00A80611" w:rsidRDefault="00A80611" w:rsidP="00A80611">
      <w:pPr>
        <w:numPr>
          <w:ilvl w:val="0"/>
          <w:numId w:val="43"/>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numPr>
          <w:ilvl w:val="0"/>
          <w:numId w:val="44"/>
        </w:numPr>
        <w:spacing w:before="100" w:beforeAutospacing="1" w:after="100" w:afterAutospacing="1" w:line="240" w:lineRule="auto"/>
        <w:rPr>
          <w:color w:val="000000"/>
          <w:sz w:val="27"/>
          <w:szCs w:val="27"/>
        </w:rPr>
      </w:pPr>
      <w:proofErr w:type="spellStart"/>
      <w:r>
        <w:rPr>
          <w:color w:val="000000"/>
          <w:sz w:val="27"/>
          <w:szCs w:val="27"/>
        </w:rPr>
        <w:t>vivek</w:t>
      </w:r>
      <w:proofErr w:type="spellEnd"/>
    </w:p>
    <w:p w:rsidR="00A80611" w:rsidRDefault="00A80611" w:rsidP="00A80611">
      <w:pPr>
        <w:numPr>
          <w:ilvl w:val="0"/>
          <w:numId w:val="44"/>
        </w:numPr>
        <w:spacing w:before="100" w:beforeAutospacing="1" w:after="100" w:afterAutospacing="1" w:line="240" w:lineRule="auto"/>
        <w:rPr>
          <w:color w:val="000000"/>
          <w:sz w:val="27"/>
          <w:szCs w:val="27"/>
        </w:rPr>
      </w:pPr>
      <w:r>
        <w:rPr>
          <w:color w:val="000000"/>
          <w:sz w:val="27"/>
          <w:szCs w:val="27"/>
        </w:rPr>
        <w:lastRenderedPageBreak/>
        <w:t>jay</w:t>
      </w:r>
    </w:p>
    <w:p w:rsidR="00A80611" w:rsidRDefault="00A80611" w:rsidP="00A80611">
      <w:pPr>
        <w:numPr>
          <w:ilvl w:val="0"/>
          <w:numId w:val="44"/>
        </w:numPr>
        <w:spacing w:before="100" w:beforeAutospacing="1" w:after="100" w:afterAutospacing="1" w:line="240" w:lineRule="auto"/>
        <w:rPr>
          <w:color w:val="000000"/>
          <w:sz w:val="27"/>
          <w:szCs w:val="27"/>
        </w:rPr>
      </w:pPr>
      <w:proofErr w:type="spellStart"/>
      <w:r>
        <w:rPr>
          <w:color w:val="000000"/>
          <w:sz w:val="27"/>
          <w:szCs w:val="27"/>
        </w:rPr>
        <w:t>keval</w:t>
      </w:r>
      <w:proofErr w:type="spellEnd"/>
    </w:p>
    <w:p w:rsidR="00A80611" w:rsidRDefault="00A80611" w:rsidP="00A80611">
      <w:pPr>
        <w:pStyle w:val="Heading1"/>
        <w:rPr>
          <w:color w:val="000000"/>
          <w:sz w:val="48"/>
          <w:szCs w:val="48"/>
        </w:rPr>
      </w:pPr>
      <w:r>
        <w:rPr>
          <w:color w:val="000000"/>
        </w:rPr>
        <w:t>DEFINE LIST</w:t>
      </w:r>
    </w:p>
    <w:p w:rsidR="00A80611" w:rsidRDefault="00A80611" w:rsidP="00A80611">
      <w:pPr>
        <w:rPr>
          <w:color w:val="000000"/>
          <w:sz w:val="27"/>
          <w:szCs w:val="27"/>
        </w:rPr>
      </w:pPr>
      <w:proofErr w:type="gramStart"/>
      <w:r>
        <w:rPr>
          <w:color w:val="000000"/>
          <w:sz w:val="27"/>
          <w:szCs w:val="27"/>
        </w:rPr>
        <w:t>html</w:t>
      </w:r>
      <w:proofErr w:type="gramEnd"/>
    </w:p>
    <w:p w:rsidR="00A80611" w:rsidRDefault="00A80611" w:rsidP="00A80611">
      <w:pPr>
        <w:ind w:left="720"/>
        <w:rPr>
          <w:color w:val="000000"/>
          <w:sz w:val="27"/>
          <w:szCs w:val="27"/>
        </w:rPr>
      </w:pPr>
      <w:proofErr w:type="gramStart"/>
      <w:r>
        <w:rPr>
          <w:color w:val="000000"/>
          <w:sz w:val="27"/>
          <w:szCs w:val="27"/>
        </w:rPr>
        <w:t>hyper</w:t>
      </w:r>
      <w:proofErr w:type="gramEnd"/>
      <w:r>
        <w:rPr>
          <w:color w:val="000000"/>
          <w:sz w:val="27"/>
          <w:szCs w:val="27"/>
        </w:rPr>
        <w:t xml:space="preserve"> text markup </w:t>
      </w:r>
      <w:proofErr w:type="spellStart"/>
      <w:r>
        <w:rPr>
          <w:color w:val="000000"/>
          <w:sz w:val="27"/>
          <w:szCs w:val="27"/>
        </w:rPr>
        <w:t>lng</w:t>
      </w:r>
      <w:proofErr w:type="spellEnd"/>
    </w:p>
    <w:p w:rsidR="008E340F" w:rsidRDefault="008E340F" w:rsidP="00582A62">
      <w:pPr>
        <w:rPr>
          <w:rFonts w:asciiTheme="majorHAnsi" w:hAnsiTheme="majorHAnsi"/>
          <w:color w:val="000000" w:themeColor="text1"/>
          <w:sz w:val="32"/>
          <w:szCs w:val="32"/>
        </w:rPr>
      </w:pPr>
    </w:p>
    <w:p w:rsidR="00DF7595" w:rsidRDefault="00DF7595" w:rsidP="00582A62">
      <w:pPr>
        <w:rPr>
          <w:rFonts w:asciiTheme="majorHAnsi" w:hAnsiTheme="majorHAnsi"/>
          <w:color w:val="000000" w:themeColor="text1"/>
          <w:sz w:val="32"/>
          <w:szCs w:val="32"/>
        </w:rPr>
      </w:pPr>
    </w:p>
    <w:p w:rsidR="006D5F50" w:rsidRPr="006D5F50" w:rsidRDefault="006D5F50" w:rsidP="006D5F5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5F50">
        <w:rPr>
          <w:rFonts w:ascii="Segoe UI" w:eastAsia="Times New Roman" w:hAnsi="Segoe UI" w:cs="Segoe UI"/>
          <w:b/>
          <w:bCs/>
          <w:color w:val="333333"/>
          <w:sz w:val="24"/>
          <w:szCs w:val="24"/>
        </w:rPr>
        <w:t>HTML Description List</w:t>
      </w:r>
      <w:r w:rsidRPr="006D5F50">
        <w:rPr>
          <w:rFonts w:ascii="Segoe UI" w:eastAsia="Times New Roman" w:hAnsi="Segoe UI" w:cs="Segoe UI"/>
          <w:color w:val="333333"/>
          <w:sz w:val="24"/>
          <w:szCs w:val="24"/>
        </w:rPr>
        <w:t> or Definition List displays elements in definition form like in dictionary. The &lt;dl&gt;, &lt;</w:t>
      </w:r>
      <w:proofErr w:type="spellStart"/>
      <w:proofErr w:type="gramStart"/>
      <w:r w:rsidRPr="006D5F50">
        <w:rPr>
          <w:rFonts w:ascii="Segoe UI" w:eastAsia="Times New Roman" w:hAnsi="Segoe UI" w:cs="Segoe UI"/>
          <w:color w:val="333333"/>
          <w:sz w:val="24"/>
          <w:szCs w:val="24"/>
        </w:rPr>
        <w:t>dt</w:t>
      </w:r>
      <w:proofErr w:type="spellEnd"/>
      <w:proofErr w:type="gramEnd"/>
      <w:r w:rsidRPr="006D5F50">
        <w:rPr>
          <w:rFonts w:ascii="Segoe UI" w:eastAsia="Times New Roman" w:hAnsi="Segoe UI" w:cs="Segoe UI"/>
          <w:color w:val="333333"/>
          <w:sz w:val="24"/>
          <w:szCs w:val="24"/>
        </w:rPr>
        <w:t>&gt; and &lt;</w:t>
      </w:r>
      <w:proofErr w:type="spellStart"/>
      <w:r w:rsidRPr="006D5F50">
        <w:rPr>
          <w:rFonts w:ascii="Segoe UI" w:eastAsia="Times New Roman" w:hAnsi="Segoe UI" w:cs="Segoe UI"/>
          <w:color w:val="333333"/>
          <w:sz w:val="24"/>
          <w:szCs w:val="24"/>
        </w:rPr>
        <w:t>dd</w:t>
      </w:r>
      <w:proofErr w:type="spellEnd"/>
      <w:r w:rsidRPr="006D5F50">
        <w:rPr>
          <w:rFonts w:ascii="Segoe UI" w:eastAsia="Times New Roman" w:hAnsi="Segoe UI" w:cs="Segoe UI"/>
          <w:color w:val="333333"/>
          <w:sz w:val="24"/>
          <w:szCs w:val="24"/>
        </w:rPr>
        <w:t>&gt; tags are used to define description list.</w:t>
      </w:r>
    </w:p>
    <w:p w:rsidR="006D5F50" w:rsidRPr="006D5F50" w:rsidRDefault="006D5F50" w:rsidP="006D5F50">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6D5F50">
        <w:rPr>
          <w:rFonts w:ascii="Segoe UI" w:eastAsia="Times New Roman" w:hAnsi="Segoe UI" w:cs="Segoe UI"/>
          <w:color w:val="333333"/>
          <w:sz w:val="24"/>
          <w:szCs w:val="24"/>
        </w:rPr>
        <w:t>The 3 HTML description list tags are given below:</w:t>
      </w:r>
    </w:p>
    <w:p w:rsidR="006D5F50" w:rsidRPr="006D5F50" w:rsidRDefault="006D5F50" w:rsidP="006D5F50">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5F50">
        <w:rPr>
          <w:rFonts w:ascii="Segoe UI" w:eastAsia="Times New Roman" w:hAnsi="Segoe UI" w:cs="Segoe UI"/>
          <w:b/>
          <w:bCs/>
          <w:color w:val="000000"/>
          <w:sz w:val="24"/>
          <w:szCs w:val="24"/>
        </w:rPr>
        <w:t>&lt;</w:t>
      </w:r>
      <w:proofErr w:type="gramStart"/>
      <w:r w:rsidRPr="006D5F50">
        <w:rPr>
          <w:rFonts w:ascii="Segoe UI" w:eastAsia="Times New Roman" w:hAnsi="Segoe UI" w:cs="Segoe UI"/>
          <w:b/>
          <w:bCs/>
          <w:color w:val="000000"/>
          <w:sz w:val="24"/>
          <w:szCs w:val="24"/>
        </w:rPr>
        <w:t>dl</w:t>
      </w:r>
      <w:proofErr w:type="gramEnd"/>
      <w:r w:rsidRPr="006D5F50">
        <w:rPr>
          <w:rFonts w:ascii="Segoe UI" w:eastAsia="Times New Roman" w:hAnsi="Segoe UI" w:cs="Segoe UI"/>
          <w:b/>
          <w:bCs/>
          <w:color w:val="000000"/>
          <w:sz w:val="24"/>
          <w:szCs w:val="24"/>
        </w:rPr>
        <w:t>&gt; tag</w:t>
      </w:r>
      <w:r w:rsidRPr="006D5F50">
        <w:rPr>
          <w:rFonts w:ascii="Segoe UI" w:eastAsia="Times New Roman" w:hAnsi="Segoe UI" w:cs="Segoe UI"/>
          <w:color w:val="000000"/>
          <w:sz w:val="24"/>
          <w:szCs w:val="24"/>
        </w:rPr>
        <w:t> defines the description list.</w:t>
      </w:r>
    </w:p>
    <w:p w:rsidR="006D5F50" w:rsidRPr="006D5F50" w:rsidRDefault="006D5F50" w:rsidP="006D5F50">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5F50">
        <w:rPr>
          <w:rFonts w:ascii="Segoe UI" w:eastAsia="Times New Roman" w:hAnsi="Segoe UI" w:cs="Segoe UI"/>
          <w:b/>
          <w:bCs/>
          <w:color w:val="000000"/>
          <w:sz w:val="24"/>
          <w:szCs w:val="24"/>
        </w:rPr>
        <w:t>&lt;</w:t>
      </w:r>
      <w:proofErr w:type="spellStart"/>
      <w:proofErr w:type="gramStart"/>
      <w:r w:rsidRPr="006D5F50">
        <w:rPr>
          <w:rFonts w:ascii="Segoe UI" w:eastAsia="Times New Roman" w:hAnsi="Segoe UI" w:cs="Segoe UI"/>
          <w:b/>
          <w:bCs/>
          <w:color w:val="000000"/>
          <w:sz w:val="24"/>
          <w:szCs w:val="24"/>
        </w:rPr>
        <w:t>dt</w:t>
      </w:r>
      <w:proofErr w:type="spellEnd"/>
      <w:proofErr w:type="gramEnd"/>
      <w:r w:rsidRPr="006D5F50">
        <w:rPr>
          <w:rFonts w:ascii="Segoe UI" w:eastAsia="Times New Roman" w:hAnsi="Segoe UI" w:cs="Segoe UI"/>
          <w:b/>
          <w:bCs/>
          <w:color w:val="000000"/>
          <w:sz w:val="24"/>
          <w:szCs w:val="24"/>
        </w:rPr>
        <w:t>&gt; tag</w:t>
      </w:r>
      <w:r w:rsidRPr="006D5F50">
        <w:rPr>
          <w:rFonts w:ascii="Segoe UI" w:eastAsia="Times New Roman" w:hAnsi="Segoe UI" w:cs="Segoe UI"/>
          <w:color w:val="000000"/>
          <w:sz w:val="24"/>
          <w:szCs w:val="24"/>
        </w:rPr>
        <w:t> defines data term.</w:t>
      </w:r>
    </w:p>
    <w:p w:rsidR="006D5F50" w:rsidRPr="006D5F50" w:rsidRDefault="006D5F50" w:rsidP="006D5F50">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6D5F50">
        <w:rPr>
          <w:rFonts w:ascii="Segoe UI" w:eastAsia="Times New Roman" w:hAnsi="Segoe UI" w:cs="Segoe UI"/>
          <w:b/>
          <w:bCs/>
          <w:color w:val="000000"/>
          <w:sz w:val="24"/>
          <w:szCs w:val="24"/>
        </w:rPr>
        <w:t>&lt;</w:t>
      </w:r>
      <w:proofErr w:type="spellStart"/>
      <w:proofErr w:type="gramStart"/>
      <w:r w:rsidRPr="006D5F50">
        <w:rPr>
          <w:rFonts w:ascii="Segoe UI" w:eastAsia="Times New Roman" w:hAnsi="Segoe UI" w:cs="Segoe UI"/>
          <w:b/>
          <w:bCs/>
          <w:color w:val="000000"/>
          <w:sz w:val="24"/>
          <w:szCs w:val="24"/>
        </w:rPr>
        <w:t>dd</w:t>
      </w:r>
      <w:proofErr w:type="spellEnd"/>
      <w:proofErr w:type="gramEnd"/>
      <w:r w:rsidRPr="006D5F50">
        <w:rPr>
          <w:rFonts w:ascii="Segoe UI" w:eastAsia="Times New Roman" w:hAnsi="Segoe UI" w:cs="Segoe UI"/>
          <w:b/>
          <w:bCs/>
          <w:color w:val="000000"/>
          <w:sz w:val="24"/>
          <w:szCs w:val="24"/>
        </w:rPr>
        <w:t>&gt; tag</w:t>
      </w:r>
      <w:r w:rsidRPr="006D5F50">
        <w:rPr>
          <w:rFonts w:ascii="Segoe UI" w:eastAsia="Times New Roman" w:hAnsi="Segoe UI" w:cs="Segoe UI"/>
          <w:color w:val="000000"/>
          <w:sz w:val="24"/>
          <w:szCs w:val="24"/>
        </w:rPr>
        <w:t> defines data definition (description).</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DOCTYPE</w:t>
      </w: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9CDCFE"/>
          <w:sz w:val="21"/>
          <w:szCs w:val="21"/>
        </w:rPr>
        <w:t>html</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html</w:t>
      </w:r>
      <w:r w:rsidRPr="00E2305A">
        <w:rPr>
          <w:rFonts w:ascii="Consolas" w:eastAsia="Times New Roman" w:hAnsi="Consolas" w:cs="Times New Roman"/>
          <w:color w:val="D4D4D4"/>
          <w:sz w:val="21"/>
          <w:szCs w:val="21"/>
        </w:rPr>
        <w:t xml:space="preserve"> </w:t>
      </w:r>
      <w:proofErr w:type="spellStart"/>
      <w:r w:rsidRPr="00E2305A">
        <w:rPr>
          <w:rFonts w:ascii="Consolas" w:eastAsia="Times New Roman" w:hAnsi="Consolas" w:cs="Times New Roman"/>
          <w:color w:val="9CDCFE"/>
          <w:sz w:val="21"/>
          <w:szCs w:val="21"/>
        </w:rPr>
        <w:t>lang</w:t>
      </w:r>
      <w:proofErr w:type="spellEnd"/>
      <w:r w:rsidRPr="00E2305A">
        <w:rPr>
          <w:rFonts w:ascii="Consolas" w:eastAsia="Times New Roman" w:hAnsi="Consolas" w:cs="Times New Roman"/>
          <w:color w:val="D4D4D4"/>
          <w:sz w:val="21"/>
          <w:szCs w:val="21"/>
        </w:rPr>
        <w:t>=</w:t>
      </w:r>
      <w:r w:rsidRPr="00E2305A">
        <w:rPr>
          <w:rFonts w:ascii="Consolas" w:eastAsia="Times New Roman" w:hAnsi="Consolas" w:cs="Times New Roman"/>
          <w:color w:val="CE9178"/>
          <w:sz w:val="21"/>
          <w:szCs w:val="21"/>
        </w:rPr>
        <w:t>"en"</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head</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meta</w:t>
      </w:r>
      <w:r w:rsidRPr="00E2305A">
        <w:rPr>
          <w:rFonts w:ascii="Consolas" w:eastAsia="Times New Roman" w:hAnsi="Consolas" w:cs="Times New Roman"/>
          <w:color w:val="D4D4D4"/>
          <w:sz w:val="21"/>
          <w:szCs w:val="21"/>
        </w:rPr>
        <w:t xml:space="preserve"> </w:t>
      </w:r>
      <w:proofErr w:type="spellStart"/>
      <w:r w:rsidRPr="00E2305A">
        <w:rPr>
          <w:rFonts w:ascii="Consolas" w:eastAsia="Times New Roman" w:hAnsi="Consolas" w:cs="Times New Roman"/>
          <w:color w:val="9CDCFE"/>
          <w:sz w:val="21"/>
          <w:szCs w:val="21"/>
        </w:rPr>
        <w:t>charset</w:t>
      </w:r>
      <w:proofErr w:type="spellEnd"/>
      <w:r w:rsidRPr="00E2305A">
        <w:rPr>
          <w:rFonts w:ascii="Consolas" w:eastAsia="Times New Roman" w:hAnsi="Consolas" w:cs="Times New Roman"/>
          <w:color w:val="D4D4D4"/>
          <w:sz w:val="21"/>
          <w:szCs w:val="21"/>
        </w:rPr>
        <w:t>=</w:t>
      </w:r>
      <w:r w:rsidRPr="00E2305A">
        <w:rPr>
          <w:rFonts w:ascii="Consolas" w:eastAsia="Times New Roman" w:hAnsi="Consolas" w:cs="Times New Roman"/>
          <w:color w:val="CE9178"/>
          <w:sz w:val="21"/>
          <w:szCs w:val="21"/>
        </w:rPr>
        <w:t>"UTF-8"</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meta</w:t>
      </w: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9CDCFE"/>
          <w:sz w:val="21"/>
          <w:szCs w:val="21"/>
        </w:rPr>
        <w:t>name</w:t>
      </w:r>
      <w:r w:rsidRPr="00E2305A">
        <w:rPr>
          <w:rFonts w:ascii="Consolas" w:eastAsia="Times New Roman" w:hAnsi="Consolas" w:cs="Times New Roman"/>
          <w:color w:val="D4D4D4"/>
          <w:sz w:val="21"/>
          <w:szCs w:val="21"/>
        </w:rPr>
        <w:t>=</w:t>
      </w:r>
      <w:r w:rsidRPr="00E2305A">
        <w:rPr>
          <w:rFonts w:ascii="Consolas" w:eastAsia="Times New Roman" w:hAnsi="Consolas" w:cs="Times New Roman"/>
          <w:color w:val="CE9178"/>
          <w:sz w:val="21"/>
          <w:szCs w:val="21"/>
        </w:rPr>
        <w:t>"viewport"</w:t>
      </w: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9CDCFE"/>
          <w:sz w:val="21"/>
          <w:szCs w:val="21"/>
        </w:rPr>
        <w:t>content</w:t>
      </w:r>
      <w:r w:rsidRPr="00E2305A">
        <w:rPr>
          <w:rFonts w:ascii="Consolas" w:eastAsia="Times New Roman" w:hAnsi="Consolas" w:cs="Times New Roman"/>
          <w:color w:val="D4D4D4"/>
          <w:sz w:val="21"/>
          <w:szCs w:val="21"/>
        </w:rPr>
        <w:t>=</w:t>
      </w:r>
      <w:r w:rsidRPr="00E2305A">
        <w:rPr>
          <w:rFonts w:ascii="Consolas" w:eastAsia="Times New Roman" w:hAnsi="Consolas" w:cs="Times New Roman"/>
          <w:color w:val="CE9178"/>
          <w:sz w:val="21"/>
          <w:szCs w:val="21"/>
        </w:rPr>
        <w:t>"width=device-width, initial-scale=1.0"</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title</w:t>
      </w:r>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Document</w:t>
      </w: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title</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head</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body</w:t>
      </w:r>
      <w:r w:rsidRPr="00E2305A">
        <w:rPr>
          <w:rFonts w:ascii="Consolas" w:eastAsia="Times New Roman" w:hAnsi="Consolas" w:cs="Times New Roman"/>
          <w:color w:val="808080"/>
          <w:sz w:val="21"/>
          <w:szCs w:val="21"/>
        </w:rPr>
        <w:t>&gt;</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dl</w:t>
      </w:r>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HTML</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is a markup language</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Java</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is a programming language and platform</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JavaScript</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is a scripting language</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SQL</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dt</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is a query language</w:t>
      </w:r>
      <w:r w:rsidRPr="00E2305A">
        <w:rPr>
          <w:rFonts w:ascii="Consolas" w:eastAsia="Times New Roman" w:hAnsi="Consolas" w:cs="Times New Roman"/>
          <w:color w:val="808080"/>
          <w:sz w:val="21"/>
          <w:szCs w:val="21"/>
        </w:rPr>
        <w:t>&lt;/</w:t>
      </w:r>
      <w:proofErr w:type="spellStart"/>
      <w:r w:rsidRPr="00E2305A">
        <w:rPr>
          <w:rFonts w:ascii="Consolas" w:eastAsia="Times New Roman" w:hAnsi="Consolas" w:cs="Times New Roman"/>
          <w:color w:val="569CD6"/>
          <w:sz w:val="21"/>
          <w:szCs w:val="21"/>
        </w:rPr>
        <w:t>dd</w:t>
      </w:r>
      <w:proofErr w:type="spellEnd"/>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E2305A" w:rsidRPr="00E2305A" w:rsidRDefault="00E2305A" w:rsidP="00E2305A">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E2305A">
        <w:rPr>
          <w:rFonts w:ascii="Consolas" w:eastAsia="Times New Roman" w:hAnsi="Consolas" w:cs="Times New Roman"/>
          <w:color w:val="D4D4D4"/>
          <w:sz w:val="21"/>
          <w:szCs w:val="21"/>
        </w:rPr>
        <w:t xml:space="preserve">            </w:t>
      </w:r>
      <w:r w:rsidRPr="00E2305A">
        <w:rPr>
          <w:rFonts w:ascii="Consolas" w:eastAsia="Times New Roman" w:hAnsi="Consolas" w:cs="Times New Roman"/>
          <w:color w:val="808080"/>
          <w:sz w:val="21"/>
          <w:szCs w:val="21"/>
        </w:rPr>
        <w:t>&lt;/</w:t>
      </w:r>
      <w:r w:rsidRPr="00E2305A">
        <w:rPr>
          <w:rFonts w:ascii="Consolas" w:eastAsia="Times New Roman" w:hAnsi="Consolas" w:cs="Times New Roman"/>
          <w:color w:val="569CD6"/>
          <w:sz w:val="21"/>
          <w:szCs w:val="21"/>
        </w:rPr>
        <w:t>dl</w:t>
      </w:r>
      <w:r w:rsidRPr="00E2305A">
        <w:rPr>
          <w:rFonts w:ascii="Consolas" w:eastAsia="Times New Roman" w:hAnsi="Consolas" w:cs="Times New Roman"/>
          <w:color w:val="808080"/>
          <w:sz w:val="21"/>
          <w:szCs w:val="21"/>
        </w:rPr>
        <w:t>&gt;</w:t>
      </w:r>
      <w:r w:rsidRPr="00E2305A">
        <w:rPr>
          <w:rFonts w:ascii="Consolas" w:eastAsia="Times New Roman" w:hAnsi="Consolas" w:cs="Times New Roman"/>
          <w:color w:val="D4D4D4"/>
          <w:sz w:val="21"/>
          <w:szCs w:val="21"/>
        </w:rPr>
        <w:t xml:space="preserve">  </w:t>
      </w:r>
    </w:p>
    <w:p w:rsidR="003E1086" w:rsidRPr="003E1086" w:rsidRDefault="003E1086" w:rsidP="003E1086">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p>
    <w:p w:rsidR="003E1086" w:rsidRPr="003E1086" w:rsidRDefault="003E1086" w:rsidP="003E1086">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body</w:t>
      </w:r>
      <w:r w:rsidRPr="003E1086">
        <w:rPr>
          <w:rFonts w:ascii="Consolas" w:eastAsia="Times New Roman" w:hAnsi="Consolas" w:cs="Times New Roman"/>
          <w:color w:val="808080"/>
          <w:sz w:val="21"/>
          <w:szCs w:val="21"/>
        </w:rPr>
        <w:t>&gt;</w:t>
      </w:r>
    </w:p>
    <w:p w:rsidR="003E1086" w:rsidRPr="003E1086" w:rsidRDefault="003E1086" w:rsidP="003E1086">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html</w:t>
      </w:r>
      <w:r w:rsidRPr="003E1086">
        <w:rPr>
          <w:rFonts w:ascii="Consolas" w:eastAsia="Times New Roman" w:hAnsi="Consolas" w:cs="Times New Roman"/>
          <w:color w:val="808080"/>
          <w:sz w:val="21"/>
          <w:szCs w:val="21"/>
        </w:rPr>
        <w:t>&gt;</w:t>
      </w:r>
    </w:p>
    <w:p w:rsidR="006D5F50" w:rsidRPr="006D5F50" w:rsidRDefault="006D5F50" w:rsidP="006D5F50">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rPr>
      </w:pPr>
      <w:r w:rsidRPr="006D5F50">
        <w:rPr>
          <w:rFonts w:ascii="Segoe UI" w:eastAsia="Times New Roman" w:hAnsi="Segoe UI" w:cs="Segoe UI"/>
          <w:color w:val="000000" w:themeColor="text1"/>
          <w:sz w:val="24"/>
          <w:szCs w:val="24"/>
        </w:rPr>
        <w:lastRenderedPageBreak/>
        <w:t>Output:</w:t>
      </w:r>
    </w:p>
    <w:p w:rsidR="003E1086" w:rsidRPr="003E1086" w:rsidRDefault="003E1086" w:rsidP="003E1086">
      <w:pPr>
        <w:spacing w:after="0" w:line="240" w:lineRule="auto"/>
        <w:rPr>
          <w:rFonts w:ascii="Times New Roman" w:eastAsia="Times New Roman" w:hAnsi="Times New Roman" w:cs="Times New Roman"/>
          <w:color w:val="000000"/>
          <w:sz w:val="27"/>
          <w:szCs w:val="27"/>
        </w:rPr>
      </w:pPr>
      <w:r w:rsidRPr="003E1086">
        <w:rPr>
          <w:rFonts w:ascii="Times New Roman" w:eastAsia="Times New Roman" w:hAnsi="Times New Roman" w:cs="Times New Roman"/>
          <w:color w:val="000000"/>
          <w:sz w:val="27"/>
          <w:szCs w:val="27"/>
        </w:rPr>
        <w:t>HTML</w:t>
      </w:r>
    </w:p>
    <w:p w:rsidR="003E1086" w:rsidRPr="003E1086" w:rsidRDefault="003E1086" w:rsidP="003E1086">
      <w:pPr>
        <w:spacing w:after="0" w:line="240" w:lineRule="auto"/>
        <w:ind w:left="720"/>
        <w:rPr>
          <w:rFonts w:ascii="Times New Roman" w:eastAsia="Times New Roman" w:hAnsi="Times New Roman" w:cs="Times New Roman"/>
          <w:color w:val="000000"/>
          <w:sz w:val="27"/>
          <w:szCs w:val="27"/>
        </w:rPr>
      </w:pPr>
      <w:proofErr w:type="gramStart"/>
      <w:r w:rsidRPr="003E1086">
        <w:rPr>
          <w:rFonts w:ascii="Times New Roman" w:eastAsia="Times New Roman" w:hAnsi="Times New Roman" w:cs="Times New Roman"/>
          <w:color w:val="000000"/>
          <w:sz w:val="27"/>
          <w:szCs w:val="27"/>
        </w:rPr>
        <w:t>is</w:t>
      </w:r>
      <w:proofErr w:type="gramEnd"/>
      <w:r w:rsidRPr="003E1086">
        <w:rPr>
          <w:rFonts w:ascii="Times New Roman" w:eastAsia="Times New Roman" w:hAnsi="Times New Roman" w:cs="Times New Roman"/>
          <w:color w:val="000000"/>
          <w:sz w:val="27"/>
          <w:szCs w:val="27"/>
        </w:rPr>
        <w:t xml:space="preserve"> a markup language</w:t>
      </w:r>
    </w:p>
    <w:p w:rsidR="003E1086" w:rsidRPr="003E1086" w:rsidRDefault="003E1086" w:rsidP="003E1086">
      <w:pPr>
        <w:spacing w:after="0" w:line="240" w:lineRule="auto"/>
        <w:rPr>
          <w:rFonts w:ascii="Times New Roman" w:eastAsia="Times New Roman" w:hAnsi="Times New Roman" w:cs="Times New Roman"/>
          <w:color w:val="000000"/>
          <w:sz w:val="27"/>
          <w:szCs w:val="27"/>
        </w:rPr>
      </w:pPr>
      <w:r w:rsidRPr="003E1086">
        <w:rPr>
          <w:rFonts w:ascii="Times New Roman" w:eastAsia="Times New Roman" w:hAnsi="Times New Roman" w:cs="Times New Roman"/>
          <w:color w:val="000000"/>
          <w:sz w:val="27"/>
          <w:szCs w:val="27"/>
        </w:rPr>
        <w:t>Java</w:t>
      </w:r>
    </w:p>
    <w:p w:rsidR="003E1086" w:rsidRPr="003E1086" w:rsidRDefault="003E1086" w:rsidP="003E1086">
      <w:pPr>
        <w:spacing w:after="0" w:line="240" w:lineRule="auto"/>
        <w:ind w:left="720"/>
        <w:rPr>
          <w:rFonts w:ascii="Times New Roman" w:eastAsia="Times New Roman" w:hAnsi="Times New Roman" w:cs="Times New Roman"/>
          <w:color w:val="000000"/>
          <w:sz w:val="27"/>
          <w:szCs w:val="27"/>
        </w:rPr>
      </w:pPr>
      <w:proofErr w:type="gramStart"/>
      <w:r w:rsidRPr="003E1086">
        <w:rPr>
          <w:rFonts w:ascii="Times New Roman" w:eastAsia="Times New Roman" w:hAnsi="Times New Roman" w:cs="Times New Roman"/>
          <w:color w:val="000000"/>
          <w:sz w:val="27"/>
          <w:szCs w:val="27"/>
        </w:rPr>
        <w:t>is</w:t>
      </w:r>
      <w:proofErr w:type="gramEnd"/>
      <w:r w:rsidRPr="003E1086">
        <w:rPr>
          <w:rFonts w:ascii="Times New Roman" w:eastAsia="Times New Roman" w:hAnsi="Times New Roman" w:cs="Times New Roman"/>
          <w:color w:val="000000"/>
          <w:sz w:val="27"/>
          <w:szCs w:val="27"/>
        </w:rPr>
        <w:t xml:space="preserve"> a programming language and platform</w:t>
      </w:r>
    </w:p>
    <w:p w:rsidR="003E1086" w:rsidRPr="003E1086" w:rsidRDefault="003E1086" w:rsidP="003E1086">
      <w:pPr>
        <w:spacing w:after="0" w:line="240" w:lineRule="auto"/>
        <w:rPr>
          <w:rFonts w:ascii="Times New Roman" w:eastAsia="Times New Roman" w:hAnsi="Times New Roman" w:cs="Times New Roman"/>
          <w:color w:val="000000"/>
          <w:sz w:val="27"/>
          <w:szCs w:val="27"/>
        </w:rPr>
      </w:pPr>
      <w:r w:rsidRPr="003E1086">
        <w:rPr>
          <w:rFonts w:ascii="Times New Roman" w:eastAsia="Times New Roman" w:hAnsi="Times New Roman" w:cs="Times New Roman"/>
          <w:color w:val="000000"/>
          <w:sz w:val="27"/>
          <w:szCs w:val="27"/>
        </w:rPr>
        <w:t>JavaScript</w:t>
      </w:r>
    </w:p>
    <w:p w:rsidR="003E1086" w:rsidRPr="003E1086" w:rsidRDefault="003E1086" w:rsidP="003E1086">
      <w:pPr>
        <w:spacing w:after="0" w:line="240" w:lineRule="auto"/>
        <w:ind w:left="720"/>
        <w:rPr>
          <w:rFonts w:ascii="Times New Roman" w:eastAsia="Times New Roman" w:hAnsi="Times New Roman" w:cs="Times New Roman"/>
          <w:color w:val="000000"/>
          <w:sz w:val="27"/>
          <w:szCs w:val="27"/>
        </w:rPr>
      </w:pPr>
      <w:proofErr w:type="gramStart"/>
      <w:r w:rsidRPr="003E1086">
        <w:rPr>
          <w:rFonts w:ascii="Times New Roman" w:eastAsia="Times New Roman" w:hAnsi="Times New Roman" w:cs="Times New Roman"/>
          <w:color w:val="000000"/>
          <w:sz w:val="27"/>
          <w:szCs w:val="27"/>
        </w:rPr>
        <w:t>is</w:t>
      </w:r>
      <w:proofErr w:type="gramEnd"/>
      <w:r w:rsidRPr="003E1086">
        <w:rPr>
          <w:rFonts w:ascii="Times New Roman" w:eastAsia="Times New Roman" w:hAnsi="Times New Roman" w:cs="Times New Roman"/>
          <w:color w:val="000000"/>
          <w:sz w:val="27"/>
          <w:szCs w:val="27"/>
        </w:rPr>
        <w:t xml:space="preserve"> a scripting language</w:t>
      </w:r>
    </w:p>
    <w:p w:rsidR="003E1086" w:rsidRPr="003E1086" w:rsidRDefault="003E1086" w:rsidP="003E1086">
      <w:pPr>
        <w:spacing w:after="0" w:line="240" w:lineRule="auto"/>
        <w:rPr>
          <w:rFonts w:ascii="Times New Roman" w:eastAsia="Times New Roman" w:hAnsi="Times New Roman" w:cs="Times New Roman"/>
          <w:color w:val="000000"/>
          <w:sz w:val="27"/>
          <w:szCs w:val="27"/>
        </w:rPr>
      </w:pPr>
      <w:r w:rsidRPr="003E1086">
        <w:rPr>
          <w:rFonts w:ascii="Times New Roman" w:eastAsia="Times New Roman" w:hAnsi="Times New Roman" w:cs="Times New Roman"/>
          <w:color w:val="000000"/>
          <w:sz w:val="27"/>
          <w:szCs w:val="27"/>
        </w:rPr>
        <w:t>SQL</w:t>
      </w:r>
    </w:p>
    <w:p w:rsidR="003E1086" w:rsidRPr="003E1086" w:rsidRDefault="003E1086" w:rsidP="003E1086">
      <w:pPr>
        <w:spacing w:after="0" w:line="240" w:lineRule="auto"/>
        <w:ind w:left="720"/>
        <w:rPr>
          <w:rFonts w:ascii="Times New Roman" w:eastAsia="Times New Roman" w:hAnsi="Times New Roman" w:cs="Times New Roman"/>
          <w:color w:val="000000"/>
          <w:sz w:val="27"/>
          <w:szCs w:val="27"/>
        </w:rPr>
      </w:pPr>
      <w:proofErr w:type="gramStart"/>
      <w:r w:rsidRPr="003E1086">
        <w:rPr>
          <w:rFonts w:ascii="Times New Roman" w:eastAsia="Times New Roman" w:hAnsi="Times New Roman" w:cs="Times New Roman"/>
          <w:color w:val="000000"/>
          <w:sz w:val="27"/>
          <w:szCs w:val="27"/>
        </w:rPr>
        <w:t>is</w:t>
      </w:r>
      <w:proofErr w:type="gramEnd"/>
      <w:r w:rsidRPr="003E1086">
        <w:rPr>
          <w:rFonts w:ascii="Times New Roman" w:eastAsia="Times New Roman" w:hAnsi="Times New Roman" w:cs="Times New Roman"/>
          <w:color w:val="000000"/>
          <w:sz w:val="27"/>
          <w:szCs w:val="27"/>
        </w:rPr>
        <w:t xml:space="preserve"> a query language</w:t>
      </w:r>
    </w:p>
    <w:p w:rsidR="00FD3EE8" w:rsidRDefault="00FD3EE8" w:rsidP="00582A62">
      <w:pPr>
        <w:rPr>
          <w:rFonts w:asciiTheme="majorHAnsi" w:hAnsiTheme="majorHAnsi"/>
          <w:color w:val="000000" w:themeColor="text1"/>
          <w:sz w:val="32"/>
          <w:szCs w:val="32"/>
        </w:rPr>
      </w:pPr>
    </w:p>
    <w:p w:rsidR="00FD3EE8" w:rsidRDefault="00FD3EE8" w:rsidP="00582A62">
      <w:pPr>
        <w:rPr>
          <w:rFonts w:asciiTheme="majorHAnsi" w:hAnsiTheme="majorHAnsi"/>
          <w:color w:val="000000" w:themeColor="text1"/>
          <w:sz w:val="32"/>
          <w:szCs w:val="32"/>
        </w:rPr>
      </w:pPr>
      <w:r w:rsidRPr="00FD3EE8">
        <w:rPr>
          <w:rFonts w:asciiTheme="majorHAnsi" w:hAnsiTheme="majorHAnsi"/>
          <w:color w:val="000000" w:themeColor="text1"/>
          <w:sz w:val="32"/>
          <w:szCs w:val="32"/>
        </w:rPr>
        <w:t xml:space="preserve">WHAT ARE THE CLASS ATTRIBUTE IN </w:t>
      </w:r>
      <w:proofErr w:type="gramStart"/>
      <w:r w:rsidRPr="00FD3EE8">
        <w:rPr>
          <w:rFonts w:asciiTheme="majorHAnsi" w:hAnsiTheme="majorHAnsi"/>
          <w:color w:val="000000" w:themeColor="text1"/>
          <w:sz w:val="32"/>
          <w:szCs w:val="32"/>
        </w:rPr>
        <w:t>HTML ?</w:t>
      </w:r>
      <w:proofErr w:type="gramEnd"/>
      <w:r w:rsidRPr="00FD3EE8">
        <w:rPr>
          <w:rFonts w:asciiTheme="majorHAnsi" w:hAnsiTheme="majorHAnsi"/>
          <w:color w:val="000000" w:themeColor="text1"/>
          <w:sz w:val="32"/>
          <w:szCs w:val="32"/>
        </w:rPr>
        <w:t xml:space="preserve"> </w:t>
      </w:r>
      <w:proofErr w:type="gramStart"/>
      <w:r w:rsidRPr="00FD3EE8">
        <w:rPr>
          <w:rFonts w:asciiTheme="majorHAnsi" w:hAnsiTheme="majorHAnsi"/>
          <w:color w:val="000000" w:themeColor="text1"/>
          <w:sz w:val="32"/>
          <w:szCs w:val="32"/>
        </w:rPr>
        <w:t>WITH EXAMPLE.</w:t>
      </w:r>
      <w:proofErr w:type="gramEnd"/>
    </w:p>
    <w:p w:rsidR="00FD3EE8" w:rsidRPr="00FD3EE8" w:rsidRDefault="00FD3EE8" w:rsidP="00FD3EE8">
      <w:pPr>
        <w:pStyle w:val="NormalWeb"/>
        <w:shd w:val="clear" w:color="auto" w:fill="FFFFFF"/>
        <w:spacing w:before="288" w:beforeAutospacing="0" w:after="288" w:afterAutospacing="0"/>
        <w:rPr>
          <w:rFonts w:asciiTheme="majorHAnsi" w:hAnsiTheme="majorHAnsi"/>
          <w:color w:val="000000"/>
          <w:sz w:val="28"/>
          <w:szCs w:val="28"/>
        </w:rPr>
      </w:pPr>
      <w:r w:rsidRPr="00FD3EE8">
        <w:rPr>
          <w:rFonts w:asciiTheme="majorHAnsi" w:hAnsiTheme="majorHAnsi"/>
          <w:color w:val="000000"/>
          <w:sz w:val="28"/>
          <w:szCs w:val="28"/>
        </w:rPr>
        <w:t>The </w:t>
      </w:r>
      <w:r w:rsidRPr="00FD3EE8">
        <w:rPr>
          <w:rStyle w:val="HTMLCode"/>
          <w:rFonts w:asciiTheme="majorHAnsi" w:eastAsiaTheme="majorEastAsia" w:hAnsiTheme="majorHAnsi"/>
          <w:color w:val="DC143C"/>
          <w:sz w:val="28"/>
          <w:szCs w:val="28"/>
        </w:rPr>
        <w:t>class</w:t>
      </w:r>
      <w:r w:rsidRPr="00FD3EE8">
        <w:rPr>
          <w:rFonts w:asciiTheme="majorHAnsi" w:hAnsiTheme="majorHAnsi"/>
          <w:color w:val="000000"/>
          <w:sz w:val="28"/>
          <w:szCs w:val="28"/>
        </w:rPr>
        <w:t xml:space="preserve"> attribute specifies one or more </w:t>
      </w:r>
      <w:proofErr w:type="spellStart"/>
      <w:r w:rsidRPr="00FD3EE8">
        <w:rPr>
          <w:rFonts w:asciiTheme="majorHAnsi" w:hAnsiTheme="majorHAnsi"/>
          <w:color w:val="000000"/>
          <w:sz w:val="28"/>
          <w:szCs w:val="28"/>
        </w:rPr>
        <w:t>classnames</w:t>
      </w:r>
      <w:proofErr w:type="spellEnd"/>
      <w:r w:rsidRPr="00FD3EE8">
        <w:rPr>
          <w:rFonts w:asciiTheme="majorHAnsi" w:hAnsiTheme="majorHAnsi"/>
          <w:color w:val="000000"/>
          <w:sz w:val="28"/>
          <w:szCs w:val="28"/>
        </w:rPr>
        <w:t xml:space="preserve"> for an element.</w:t>
      </w:r>
    </w:p>
    <w:p w:rsidR="00FD3EE8" w:rsidRPr="00FD3EE8" w:rsidRDefault="00FD3EE8" w:rsidP="00FD3EE8">
      <w:pPr>
        <w:pStyle w:val="NormalWeb"/>
        <w:shd w:val="clear" w:color="auto" w:fill="FFFFFF"/>
        <w:spacing w:before="288" w:beforeAutospacing="0" w:after="288" w:afterAutospacing="0"/>
        <w:rPr>
          <w:rFonts w:asciiTheme="majorHAnsi" w:hAnsiTheme="majorHAnsi"/>
          <w:color w:val="000000"/>
          <w:sz w:val="28"/>
          <w:szCs w:val="28"/>
        </w:rPr>
      </w:pPr>
      <w:r w:rsidRPr="00FD3EE8">
        <w:rPr>
          <w:rFonts w:asciiTheme="majorHAnsi" w:hAnsiTheme="majorHAnsi"/>
          <w:color w:val="000000"/>
          <w:sz w:val="28"/>
          <w:szCs w:val="28"/>
        </w:rPr>
        <w:t>The </w:t>
      </w:r>
      <w:r w:rsidRPr="00FD3EE8">
        <w:rPr>
          <w:rStyle w:val="HTMLCode"/>
          <w:rFonts w:asciiTheme="majorHAnsi" w:eastAsiaTheme="majorEastAsia" w:hAnsiTheme="majorHAnsi"/>
          <w:color w:val="DC143C"/>
          <w:sz w:val="28"/>
          <w:szCs w:val="28"/>
        </w:rPr>
        <w:t>class</w:t>
      </w:r>
      <w:r w:rsidRPr="00FD3EE8">
        <w:rPr>
          <w:rFonts w:asciiTheme="majorHAnsi" w:hAnsiTheme="majorHAnsi"/>
          <w:color w:val="000000"/>
          <w:sz w:val="28"/>
          <w:szCs w:val="28"/>
        </w:rPr>
        <w:t> attribute is mostly used to point to a class in a style sheet. However, it can also be used by a JavaScript (via the HTML DOM) to make changes to HTML elements with a specified class</w:t>
      </w:r>
    </w:p>
    <w:p w:rsidR="00FD3EE8" w:rsidRPr="00FD3EE8" w:rsidRDefault="00FD3EE8" w:rsidP="00FD3EE8">
      <w:pPr>
        <w:spacing w:before="240" w:after="240" w:line="240" w:lineRule="auto"/>
        <w:rPr>
          <w:rFonts w:ascii="Verdana" w:eastAsia="Times New Roman" w:hAnsi="Verdana" w:cs="Times New Roman"/>
          <w:color w:val="000000"/>
          <w:sz w:val="23"/>
          <w:szCs w:val="23"/>
        </w:rPr>
      </w:pPr>
      <w:r w:rsidRPr="00FD3EE8">
        <w:rPr>
          <w:rFonts w:ascii="Verdana" w:eastAsia="Times New Roman" w:hAnsi="Verdana" w:cs="Times New Roman"/>
          <w:color w:val="000000"/>
          <w:sz w:val="23"/>
          <w:szCs w:val="23"/>
        </w:rPr>
        <w:t>Use of the class attribute in an HTML document: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proofErr w:type="gramStart"/>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DOCTYPE</w:t>
      </w:r>
      <w:proofErr w:type="gramEnd"/>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9CDCFE"/>
          <w:sz w:val="21"/>
          <w:szCs w:val="21"/>
        </w:rPr>
        <w:t>html</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html</w:t>
      </w:r>
      <w:r w:rsidRPr="003E1086">
        <w:rPr>
          <w:rFonts w:ascii="Consolas" w:eastAsia="Times New Roman" w:hAnsi="Consolas" w:cs="Times New Roman"/>
          <w:color w:val="D4D4D4"/>
          <w:sz w:val="21"/>
          <w:szCs w:val="21"/>
        </w:rPr>
        <w:t xml:space="preserve"> </w:t>
      </w:r>
      <w:proofErr w:type="spellStart"/>
      <w:proofErr w:type="gramStart"/>
      <w:r w:rsidRPr="003E1086">
        <w:rPr>
          <w:rFonts w:ascii="Consolas" w:eastAsia="Times New Roman" w:hAnsi="Consolas" w:cs="Times New Roman"/>
          <w:color w:val="9CDCFE"/>
          <w:sz w:val="21"/>
          <w:szCs w:val="21"/>
        </w:rPr>
        <w:t>lang</w:t>
      </w:r>
      <w:proofErr w:type="spellEnd"/>
      <w:proofErr w:type="gramEnd"/>
      <w:r w:rsidRPr="003E1086">
        <w:rPr>
          <w:rFonts w:ascii="Consolas" w:eastAsia="Times New Roman" w:hAnsi="Consolas" w:cs="Times New Roman"/>
          <w:color w:val="D4D4D4"/>
          <w:sz w:val="21"/>
          <w:szCs w:val="21"/>
        </w:rPr>
        <w:t>=</w:t>
      </w:r>
      <w:r w:rsidRPr="003E1086">
        <w:rPr>
          <w:rFonts w:ascii="Consolas" w:eastAsia="Times New Roman" w:hAnsi="Consolas" w:cs="Times New Roman"/>
          <w:color w:val="CE9178"/>
          <w:sz w:val="21"/>
          <w:szCs w:val="21"/>
        </w:rPr>
        <w:t>"en"</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proofErr w:type="gramStart"/>
      <w:r w:rsidRPr="003E1086">
        <w:rPr>
          <w:rFonts w:ascii="Consolas" w:eastAsia="Times New Roman" w:hAnsi="Consolas" w:cs="Times New Roman"/>
          <w:color w:val="569CD6"/>
          <w:sz w:val="21"/>
          <w:szCs w:val="21"/>
        </w:rPr>
        <w:t>head</w:t>
      </w:r>
      <w:proofErr w:type="gramEnd"/>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808080"/>
          <w:sz w:val="21"/>
          <w:szCs w:val="21"/>
        </w:rPr>
        <w:t>&lt;</w:t>
      </w:r>
      <w:proofErr w:type="gramStart"/>
      <w:r w:rsidRPr="003E1086">
        <w:rPr>
          <w:rFonts w:ascii="Consolas" w:eastAsia="Times New Roman" w:hAnsi="Consolas" w:cs="Times New Roman"/>
          <w:color w:val="569CD6"/>
          <w:sz w:val="21"/>
          <w:szCs w:val="21"/>
        </w:rPr>
        <w:t>meta</w:t>
      </w:r>
      <w:proofErr w:type="gramEnd"/>
      <w:r w:rsidRPr="003E1086">
        <w:rPr>
          <w:rFonts w:ascii="Consolas" w:eastAsia="Times New Roman" w:hAnsi="Consolas" w:cs="Times New Roman"/>
          <w:color w:val="D4D4D4"/>
          <w:sz w:val="21"/>
          <w:szCs w:val="21"/>
        </w:rPr>
        <w:t xml:space="preserve"> </w:t>
      </w:r>
      <w:proofErr w:type="spellStart"/>
      <w:r w:rsidRPr="003E1086">
        <w:rPr>
          <w:rFonts w:ascii="Consolas" w:eastAsia="Times New Roman" w:hAnsi="Consolas" w:cs="Times New Roman"/>
          <w:color w:val="9CDCFE"/>
          <w:sz w:val="21"/>
          <w:szCs w:val="21"/>
        </w:rPr>
        <w:t>charset</w:t>
      </w:r>
      <w:proofErr w:type="spellEnd"/>
      <w:r w:rsidRPr="003E1086">
        <w:rPr>
          <w:rFonts w:ascii="Consolas" w:eastAsia="Times New Roman" w:hAnsi="Consolas" w:cs="Times New Roman"/>
          <w:color w:val="D4D4D4"/>
          <w:sz w:val="21"/>
          <w:szCs w:val="21"/>
        </w:rPr>
        <w:t>=</w:t>
      </w:r>
      <w:r w:rsidRPr="003E1086">
        <w:rPr>
          <w:rFonts w:ascii="Consolas" w:eastAsia="Times New Roman" w:hAnsi="Consolas" w:cs="Times New Roman"/>
          <w:color w:val="CE9178"/>
          <w:sz w:val="21"/>
          <w:szCs w:val="21"/>
        </w:rPr>
        <w:t>"UTF-8"</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808080"/>
          <w:sz w:val="21"/>
          <w:szCs w:val="21"/>
        </w:rPr>
        <w:t>&lt;</w:t>
      </w:r>
      <w:proofErr w:type="gramStart"/>
      <w:r w:rsidRPr="003E1086">
        <w:rPr>
          <w:rFonts w:ascii="Consolas" w:eastAsia="Times New Roman" w:hAnsi="Consolas" w:cs="Times New Roman"/>
          <w:color w:val="569CD6"/>
          <w:sz w:val="21"/>
          <w:szCs w:val="21"/>
        </w:rPr>
        <w:t>meta</w:t>
      </w:r>
      <w:proofErr w:type="gramEnd"/>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9CDCFE"/>
          <w:sz w:val="21"/>
          <w:szCs w:val="21"/>
        </w:rPr>
        <w:t>name</w:t>
      </w:r>
      <w:r w:rsidRPr="003E1086">
        <w:rPr>
          <w:rFonts w:ascii="Consolas" w:eastAsia="Times New Roman" w:hAnsi="Consolas" w:cs="Times New Roman"/>
          <w:color w:val="D4D4D4"/>
          <w:sz w:val="21"/>
          <w:szCs w:val="21"/>
        </w:rPr>
        <w:t>=</w:t>
      </w:r>
      <w:r w:rsidRPr="003E1086">
        <w:rPr>
          <w:rFonts w:ascii="Consolas" w:eastAsia="Times New Roman" w:hAnsi="Consolas" w:cs="Times New Roman"/>
          <w:color w:val="CE9178"/>
          <w:sz w:val="21"/>
          <w:szCs w:val="21"/>
        </w:rPr>
        <w:t>"viewport"</w:t>
      </w: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9CDCFE"/>
          <w:sz w:val="21"/>
          <w:szCs w:val="21"/>
        </w:rPr>
        <w:t>content</w:t>
      </w:r>
      <w:r w:rsidRPr="003E1086">
        <w:rPr>
          <w:rFonts w:ascii="Consolas" w:eastAsia="Times New Roman" w:hAnsi="Consolas" w:cs="Times New Roman"/>
          <w:color w:val="D4D4D4"/>
          <w:sz w:val="21"/>
          <w:szCs w:val="21"/>
        </w:rPr>
        <w:t>=</w:t>
      </w:r>
      <w:r w:rsidRPr="003E1086">
        <w:rPr>
          <w:rFonts w:ascii="Consolas" w:eastAsia="Times New Roman" w:hAnsi="Consolas" w:cs="Times New Roman"/>
          <w:color w:val="CE9178"/>
          <w:sz w:val="21"/>
          <w:szCs w:val="21"/>
        </w:rPr>
        <w:t>"width=device-width, initial-scale=1.0"</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808080"/>
          <w:sz w:val="21"/>
          <w:szCs w:val="21"/>
        </w:rPr>
        <w:t>&lt;</w:t>
      </w:r>
      <w:proofErr w:type="gramStart"/>
      <w:r w:rsidRPr="003E1086">
        <w:rPr>
          <w:rFonts w:ascii="Consolas" w:eastAsia="Times New Roman" w:hAnsi="Consolas" w:cs="Times New Roman"/>
          <w:color w:val="569CD6"/>
          <w:sz w:val="21"/>
          <w:szCs w:val="21"/>
        </w:rPr>
        <w:t>title</w:t>
      </w:r>
      <w:r w:rsidRPr="003E1086">
        <w:rPr>
          <w:rFonts w:ascii="Consolas" w:eastAsia="Times New Roman" w:hAnsi="Consolas" w:cs="Times New Roman"/>
          <w:color w:val="808080"/>
          <w:sz w:val="21"/>
          <w:szCs w:val="21"/>
        </w:rPr>
        <w:t>&gt;</w:t>
      </w:r>
      <w:proofErr w:type="gramEnd"/>
      <w:r w:rsidRPr="003E1086">
        <w:rPr>
          <w:rFonts w:ascii="Consolas" w:eastAsia="Times New Roman" w:hAnsi="Consolas" w:cs="Times New Roman"/>
          <w:color w:val="D4D4D4"/>
          <w:sz w:val="21"/>
          <w:szCs w:val="21"/>
        </w:rPr>
        <w:t>Document</w:t>
      </w: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title</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808080"/>
          <w:sz w:val="21"/>
          <w:szCs w:val="21"/>
        </w:rPr>
        <w:t>&lt;</w:t>
      </w:r>
      <w:proofErr w:type="gramStart"/>
      <w:r w:rsidRPr="003E1086">
        <w:rPr>
          <w:rFonts w:ascii="Consolas" w:eastAsia="Times New Roman" w:hAnsi="Consolas" w:cs="Times New Roman"/>
          <w:color w:val="569CD6"/>
          <w:sz w:val="21"/>
          <w:szCs w:val="21"/>
        </w:rPr>
        <w:t>style</w:t>
      </w:r>
      <w:proofErr w:type="gramEnd"/>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D7BA7D"/>
          <w:sz w:val="21"/>
          <w:szCs w:val="21"/>
        </w:rPr>
        <w:t>h1.intro</w:t>
      </w:r>
      <w:r w:rsidRPr="003E1086">
        <w:rPr>
          <w:rFonts w:ascii="Consolas" w:eastAsia="Times New Roman" w:hAnsi="Consolas" w:cs="Times New Roman"/>
          <w:color w:val="D4D4D4"/>
          <w:sz w:val="21"/>
          <w:szCs w:val="21"/>
        </w:rPr>
        <w:t xml:space="preserve"> {</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proofErr w:type="gramStart"/>
      <w:r w:rsidRPr="003E1086">
        <w:rPr>
          <w:rFonts w:ascii="Consolas" w:eastAsia="Times New Roman" w:hAnsi="Consolas" w:cs="Times New Roman"/>
          <w:color w:val="9CDCFE"/>
          <w:sz w:val="21"/>
          <w:szCs w:val="21"/>
        </w:rPr>
        <w:t>color</w:t>
      </w:r>
      <w:proofErr w:type="gramEnd"/>
      <w:r w:rsidRPr="003E1086">
        <w:rPr>
          <w:rFonts w:ascii="Consolas" w:eastAsia="Times New Roman" w:hAnsi="Consolas" w:cs="Times New Roman"/>
          <w:color w:val="D4D4D4"/>
          <w:sz w:val="21"/>
          <w:szCs w:val="21"/>
        </w:rPr>
        <w:t>: blue;</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proofErr w:type="spellStart"/>
      <w:r w:rsidRPr="003E1086">
        <w:rPr>
          <w:rFonts w:ascii="Consolas" w:eastAsia="Times New Roman" w:hAnsi="Consolas" w:cs="Times New Roman"/>
          <w:color w:val="D7BA7D"/>
          <w:sz w:val="21"/>
          <w:szCs w:val="21"/>
        </w:rPr>
        <w:t>p.important</w:t>
      </w:r>
      <w:proofErr w:type="spellEnd"/>
      <w:r w:rsidRPr="003E1086">
        <w:rPr>
          <w:rFonts w:ascii="Consolas" w:eastAsia="Times New Roman" w:hAnsi="Consolas" w:cs="Times New Roman"/>
          <w:color w:val="D4D4D4"/>
          <w:sz w:val="21"/>
          <w:szCs w:val="21"/>
        </w:rPr>
        <w:t xml:space="preserve"> {</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proofErr w:type="gramStart"/>
      <w:r w:rsidRPr="003E1086">
        <w:rPr>
          <w:rFonts w:ascii="Consolas" w:eastAsia="Times New Roman" w:hAnsi="Consolas" w:cs="Times New Roman"/>
          <w:color w:val="9CDCFE"/>
          <w:sz w:val="21"/>
          <w:szCs w:val="21"/>
        </w:rPr>
        <w:t>color</w:t>
      </w:r>
      <w:proofErr w:type="gramEnd"/>
      <w:r w:rsidRPr="003E1086">
        <w:rPr>
          <w:rFonts w:ascii="Consolas" w:eastAsia="Times New Roman" w:hAnsi="Consolas" w:cs="Times New Roman"/>
          <w:color w:val="D4D4D4"/>
          <w:sz w:val="21"/>
          <w:szCs w:val="21"/>
        </w:rPr>
        <w:t>: green;</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style</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head</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proofErr w:type="gramStart"/>
      <w:r w:rsidRPr="003E1086">
        <w:rPr>
          <w:rFonts w:ascii="Consolas" w:eastAsia="Times New Roman" w:hAnsi="Consolas" w:cs="Times New Roman"/>
          <w:color w:val="569CD6"/>
          <w:sz w:val="21"/>
          <w:szCs w:val="21"/>
        </w:rPr>
        <w:t>body</w:t>
      </w:r>
      <w:proofErr w:type="gramEnd"/>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h1</w:t>
      </w: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9CDCFE"/>
          <w:sz w:val="21"/>
          <w:szCs w:val="21"/>
        </w:rPr>
        <w:t>class</w:t>
      </w:r>
      <w:r w:rsidRPr="003E1086">
        <w:rPr>
          <w:rFonts w:ascii="Consolas" w:eastAsia="Times New Roman" w:hAnsi="Consolas" w:cs="Times New Roman"/>
          <w:color w:val="D4D4D4"/>
          <w:sz w:val="21"/>
          <w:szCs w:val="21"/>
        </w:rPr>
        <w:t>=</w:t>
      </w:r>
      <w:r w:rsidRPr="003E1086">
        <w:rPr>
          <w:rFonts w:ascii="Consolas" w:eastAsia="Times New Roman" w:hAnsi="Consolas" w:cs="Times New Roman"/>
          <w:color w:val="CE9178"/>
          <w:sz w:val="21"/>
          <w:szCs w:val="21"/>
        </w:rPr>
        <w:t>"intro"</w:t>
      </w:r>
      <w:r w:rsidRPr="003E1086">
        <w:rPr>
          <w:rFonts w:ascii="Consolas" w:eastAsia="Times New Roman" w:hAnsi="Consolas" w:cs="Times New Roman"/>
          <w:color w:val="808080"/>
          <w:sz w:val="21"/>
          <w:szCs w:val="21"/>
        </w:rPr>
        <w:t>&gt;</w:t>
      </w:r>
      <w:r w:rsidRPr="003E1086">
        <w:rPr>
          <w:rFonts w:ascii="Consolas" w:eastAsia="Times New Roman" w:hAnsi="Consolas" w:cs="Times New Roman"/>
          <w:color w:val="D4D4D4"/>
          <w:sz w:val="21"/>
          <w:szCs w:val="21"/>
        </w:rPr>
        <w:t>Header 1</w:t>
      </w: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h1</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p</w:t>
      </w:r>
      <w:r w:rsidRPr="003E1086">
        <w:rPr>
          <w:rFonts w:ascii="Consolas" w:eastAsia="Times New Roman" w:hAnsi="Consolas" w:cs="Times New Roman"/>
          <w:color w:val="808080"/>
          <w:sz w:val="21"/>
          <w:szCs w:val="21"/>
        </w:rPr>
        <w:t>&gt;</w:t>
      </w:r>
      <w:r w:rsidRPr="003E1086">
        <w:rPr>
          <w:rFonts w:ascii="Consolas" w:eastAsia="Times New Roman" w:hAnsi="Consolas" w:cs="Times New Roman"/>
          <w:color w:val="D4D4D4"/>
          <w:sz w:val="21"/>
          <w:szCs w:val="21"/>
        </w:rPr>
        <w:t>A paragraph</w:t>
      </w:r>
      <w:proofErr w:type="gramStart"/>
      <w:r w:rsidRPr="003E1086">
        <w:rPr>
          <w:rFonts w:ascii="Consolas" w:eastAsia="Times New Roman" w:hAnsi="Consolas" w:cs="Times New Roman"/>
          <w:color w:val="D4D4D4"/>
          <w:sz w:val="21"/>
          <w:szCs w:val="21"/>
        </w:rPr>
        <w:t>.</w:t>
      </w:r>
      <w:r w:rsidRPr="003E1086">
        <w:rPr>
          <w:rFonts w:ascii="Consolas" w:eastAsia="Times New Roman" w:hAnsi="Consolas" w:cs="Times New Roman"/>
          <w:color w:val="808080"/>
          <w:sz w:val="21"/>
          <w:szCs w:val="21"/>
        </w:rPr>
        <w:t>&lt;</w:t>
      </w:r>
      <w:proofErr w:type="gramEnd"/>
      <w:r w:rsidRPr="003E1086">
        <w:rPr>
          <w:rFonts w:ascii="Consolas" w:eastAsia="Times New Roman" w:hAnsi="Consolas" w:cs="Times New Roman"/>
          <w:color w:val="808080"/>
          <w:sz w:val="21"/>
          <w:szCs w:val="21"/>
        </w:rPr>
        <w:t>/</w:t>
      </w:r>
      <w:r w:rsidRPr="003E1086">
        <w:rPr>
          <w:rFonts w:ascii="Consolas" w:eastAsia="Times New Roman" w:hAnsi="Consolas" w:cs="Times New Roman"/>
          <w:color w:val="569CD6"/>
          <w:sz w:val="21"/>
          <w:szCs w:val="21"/>
        </w:rPr>
        <w:t>p</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p</w:t>
      </w:r>
      <w:r w:rsidRPr="003E1086">
        <w:rPr>
          <w:rFonts w:ascii="Consolas" w:eastAsia="Times New Roman" w:hAnsi="Consolas" w:cs="Times New Roman"/>
          <w:color w:val="D4D4D4"/>
          <w:sz w:val="21"/>
          <w:szCs w:val="21"/>
        </w:rPr>
        <w:t xml:space="preserve"> </w:t>
      </w:r>
      <w:r w:rsidRPr="003E1086">
        <w:rPr>
          <w:rFonts w:ascii="Consolas" w:eastAsia="Times New Roman" w:hAnsi="Consolas" w:cs="Times New Roman"/>
          <w:color w:val="9CDCFE"/>
          <w:sz w:val="21"/>
          <w:szCs w:val="21"/>
        </w:rPr>
        <w:t>class</w:t>
      </w:r>
      <w:r w:rsidRPr="003E1086">
        <w:rPr>
          <w:rFonts w:ascii="Consolas" w:eastAsia="Times New Roman" w:hAnsi="Consolas" w:cs="Times New Roman"/>
          <w:color w:val="D4D4D4"/>
          <w:sz w:val="21"/>
          <w:szCs w:val="21"/>
        </w:rPr>
        <w:t>=</w:t>
      </w:r>
      <w:r w:rsidRPr="003E1086">
        <w:rPr>
          <w:rFonts w:ascii="Consolas" w:eastAsia="Times New Roman" w:hAnsi="Consolas" w:cs="Times New Roman"/>
          <w:color w:val="CE9178"/>
          <w:sz w:val="21"/>
          <w:szCs w:val="21"/>
        </w:rPr>
        <w:t>"important"</w:t>
      </w:r>
      <w:r w:rsidRPr="003E1086">
        <w:rPr>
          <w:rFonts w:ascii="Consolas" w:eastAsia="Times New Roman" w:hAnsi="Consolas" w:cs="Times New Roman"/>
          <w:color w:val="808080"/>
          <w:sz w:val="21"/>
          <w:szCs w:val="21"/>
        </w:rPr>
        <w:t>&gt;</w:t>
      </w:r>
      <w:r w:rsidRPr="003E1086">
        <w:rPr>
          <w:rFonts w:ascii="Consolas" w:eastAsia="Times New Roman" w:hAnsi="Consolas" w:cs="Times New Roman"/>
          <w:color w:val="D4D4D4"/>
          <w:sz w:val="21"/>
          <w:szCs w:val="21"/>
        </w:rPr>
        <w:t xml:space="preserve">Note that this is an important paragraph. </w:t>
      </w: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p</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240" w:line="285" w:lineRule="atLeast"/>
        <w:rPr>
          <w:rFonts w:ascii="Consolas" w:eastAsia="Times New Roman" w:hAnsi="Consolas" w:cs="Times New Roman"/>
          <w:color w:val="D4D4D4"/>
          <w:sz w:val="21"/>
          <w:szCs w:val="21"/>
        </w:rPr>
      </w:pP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body</w:t>
      </w:r>
      <w:r w:rsidRPr="003E1086">
        <w:rPr>
          <w:rFonts w:ascii="Consolas" w:eastAsia="Times New Roman" w:hAnsi="Consolas" w:cs="Times New Roman"/>
          <w:color w:val="808080"/>
          <w:sz w:val="21"/>
          <w:szCs w:val="21"/>
        </w:rPr>
        <w:t>&gt;</w:t>
      </w:r>
    </w:p>
    <w:p w:rsidR="003E1086" w:rsidRPr="003E1086" w:rsidRDefault="003E1086" w:rsidP="003E1086">
      <w:pPr>
        <w:shd w:val="clear" w:color="auto" w:fill="1E1E1E"/>
        <w:spacing w:after="0" w:line="285" w:lineRule="atLeast"/>
        <w:rPr>
          <w:rFonts w:ascii="Consolas" w:eastAsia="Times New Roman" w:hAnsi="Consolas" w:cs="Times New Roman"/>
          <w:color w:val="D4D4D4"/>
          <w:sz w:val="21"/>
          <w:szCs w:val="21"/>
        </w:rPr>
      </w:pPr>
      <w:r w:rsidRPr="003E1086">
        <w:rPr>
          <w:rFonts w:ascii="Consolas" w:eastAsia="Times New Roman" w:hAnsi="Consolas" w:cs="Times New Roman"/>
          <w:color w:val="808080"/>
          <w:sz w:val="21"/>
          <w:szCs w:val="21"/>
        </w:rPr>
        <w:t>&lt;/</w:t>
      </w:r>
      <w:r w:rsidRPr="003E1086">
        <w:rPr>
          <w:rFonts w:ascii="Consolas" w:eastAsia="Times New Roman" w:hAnsi="Consolas" w:cs="Times New Roman"/>
          <w:color w:val="569CD6"/>
          <w:sz w:val="21"/>
          <w:szCs w:val="21"/>
        </w:rPr>
        <w:t>html</w:t>
      </w:r>
      <w:r w:rsidRPr="003E1086">
        <w:rPr>
          <w:rFonts w:ascii="Consolas" w:eastAsia="Times New Roman" w:hAnsi="Consolas" w:cs="Times New Roman"/>
          <w:color w:val="808080"/>
          <w:sz w:val="21"/>
          <w:szCs w:val="21"/>
        </w:rPr>
        <w:t>&gt;</w:t>
      </w:r>
    </w:p>
    <w:p w:rsidR="00FD3EE8" w:rsidRDefault="00FD3EE8" w:rsidP="00582A62">
      <w:pPr>
        <w:rPr>
          <w:rFonts w:asciiTheme="majorHAnsi" w:hAnsiTheme="majorHAnsi"/>
          <w:color w:val="000000" w:themeColor="text1"/>
          <w:sz w:val="32"/>
          <w:szCs w:val="32"/>
        </w:rPr>
      </w:pPr>
    </w:p>
    <w:p w:rsidR="00FD3EE8" w:rsidRDefault="00FD3EE8" w:rsidP="00582A62">
      <w:pPr>
        <w:rPr>
          <w:rFonts w:asciiTheme="majorHAnsi" w:hAnsiTheme="majorHAnsi"/>
          <w:color w:val="000000" w:themeColor="text1"/>
          <w:sz w:val="32"/>
          <w:szCs w:val="32"/>
        </w:rPr>
      </w:pPr>
      <w:r>
        <w:rPr>
          <w:rFonts w:asciiTheme="majorHAnsi" w:hAnsiTheme="majorHAnsi"/>
          <w:color w:val="000000" w:themeColor="text1"/>
          <w:sz w:val="32"/>
          <w:szCs w:val="32"/>
        </w:rPr>
        <w:t>OUTPUT</w:t>
      </w:r>
    </w:p>
    <w:p w:rsidR="003E1086" w:rsidRDefault="003E1086" w:rsidP="003E1086">
      <w:pPr>
        <w:pStyle w:val="Heading1"/>
        <w:rPr>
          <w:color w:val="0000FF"/>
        </w:rPr>
      </w:pPr>
      <w:r>
        <w:rPr>
          <w:color w:val="0000FF"/>
        </w:rPr>
        <w:t>Header 1</w:t>
      </w:r>
    </w:p>
    <w:p w:rsidR="003E1086" w:rsidRDefault="003E1086" w:rsidP="003E1086">
      <w:pPr>
        <w:pStyle w:val="NormalWeb"/>
        <w:rPr>
          <w:color w:val="000000"/>
          <w:sz w:val="27"/>
          <w:szCs w:val="27"/>
        </w:rPr>
      </w:pPr>
      <w:proofErr w:type="gramStart"/>
      <w:r>
        <w:rPr>
          <w:color w:val="000000"/>
          <w:sz w:val="27"/>
          <w:szCs w:val="27"/>
        </w:rPr>
        <w:t>A paragraph.</w:t>
      </w:r>
      <w:proofErr w:type="gramEnd"/>
    </w:p>
    <w:p w:rsidR="003E1086" w:rsidRDefault="003E1086" w:rsidP="003E1086">
      <w:pPr>
        <w:pStyle w:val="important"/>
        <w:rPr>
          <w:color w:val="008000"/>
          <w:sz w:val="27"/>
          <w:szCs w:val="27"/>
        </w:rPr>
      </w:pPr>
      <w:r>
        <w:rPr>
          <w:color w:val="008000"/>
          <w:sz w:val="27"/>
          <w:szCs w:val="27"/>
        </w:rPr>
        <w:t>Note that this is an important paragraph.</w:t>
      </w:r>
    </w:p>
    <w:p w:rsidR="00FD3EE8" w:rsidRDefault="00FD3EE8" w:rsidP="00FD3EE8">
      <w:pPr>
        <w:pStyle w:val="important"/>
        <w:rPr>
          <w:color w:val="008000"/>
          <w:sz w:val="27"/>
          <w:szCs w:val="27"/>
        </w:rPr>
      </w:pPr>
    </w:p>
    <w:p w:rsidR="00FD3EE8" w:rsidRDefault="0068057B" w:rsidP="00FD3EE8">
      <w:pPr>
        <w:rPr>
          <w:rFonts w:asciiTheme="majorHAnsi" w:hAnsiTheme="majorHAnsi"/>
          <w:color w:val="000000" w:themeColor="text1"/>
          <w:sz w:val="32"/>
          <w:szCs w:val="32"/>
        </w:rPr>
      </w:pPr>
      <w:r>
        <w:rPr>
          <w:rFonts w:asciiTheme="majorHAnsi" w:hAnsiTheme="majorHAnsi"/>
          <w:color w:val="000000" w:themeColor="text1"/>
          <w:sz w:val="32"/>
          <w:szCs w:val="32"/>
        </w:rPr>
        <w:t xml:space="preserve">WHAT IS THE DIFFERENCE BETWEEN THE ‘ID’ ATTRIBUITE AND THE ‘CLASS’ ATTRIBUIT OF HTML </w:t>
      </w:r>
      <w:proofErr w:type="gramStart"/>
      <w:r>
        <w:rPr>
          <w:rFonts w:asciiTheme="majorHAnsi" w:hAnsiTheme="majorHAnsi"/>
          <w:color w:val="000000" w:themeColor="text1"/>
          <w:sz w:val="32"/>
          <w:szCs w:val="32"/>
        </w:rPr>
        <w:t>ELEMENTS ?</w:t>
      </w:r>
      <w:proofErr w:type="gramEnd"/>
      <w:r>
        <w:rPr>
          <w:rFonts w:asciiTheme="majorHAnsi" w:hAnsiTheme="majorHAnsi"/>
          <w:color w:val="000000" w:themeColor="text1"/>
          <w:sz w:val="32"/>
          <w:szCs w:val="32"/>
        </w:rPr>
        <w:t xml:space="preserve"> WITH EXAMPLE</w:t>
      </w:r>
    </w:p>
    <w:p w:rsidR="00EF2292" w:rsidRDefault="00EF2292" w:rsidP="00FD3EE8">
      <w:pPr>
        <w:rPr>
          <w:rFonts w:asciiTheme="majorHAnsi" w:hAnsiTheme="majorHAnsi"/>
          <w:color w:val="000000" w:themeColor="text1"/>
          <w:sz w:val="32"/>
          <w:szCs w:val="32"/>
        </w:rPr>
      </w:pPr>
    </w:p>
    <w:p w:rsidR="00EF2292" w:rsidRPr="00EF2292" w:rsidRDefault="00EF2292" w:rsidP="00EF2292">
      <w:pPr>
        <w:shd w:val="clear" w:color="auto" w:fill="FFFFFF"/>
        <w:spacing w:after="0" w:line="240" w:lineRule="auto"/>
        <w:textAlignment w:val="baseline"/>
        <w:rPr>
          <w:rFonts w:ascii="Arial" w:eastAsia="Times New Roman" w:hAnsi="Arial" w:cs="Arial"/>
          <w:color w:val="273239"/>
          <w:spacing w:val="2"/>
          <w:sz w:val="26"/>
          <w:szCs w:val="26"/>
        </w:rPr>
      </w:pPr>
      <w:r w:rsidRPr="00EF2292">
        <w:rPr>
          <w:rFonts w:ascii="Arial" w:eastAsia="Times New Roman" w:hAnsi="Arial" w:cs="Arial"/>
          <w:b/>
          <w:bCs/>
          <w:color w:val="273239"/>
          <w:spacing w:val="2"/>
          <w:sz w:val="26"/>
        </w:rPr>
        <w:t>HTML id Attribute:</w:t>
      </w:r>
      <w:r w:rsidRPr="00EF2292">
        <w:rPr>
          <w:rFonts w:ascii="Arial" w:eastAsia="Times New Roman" w:hAnsi="Arial" w:cs="Arial"/>
          <w:color w:val="273239"/>
          <w:spacing w:val="2"/>
          <w:sz w:val="26"/>
          <w:szCs w:val="26"/>
        </w:rPr>
        <w:t> The id attribute is a unique identifier that is used to specify the document. It is used by CSS and JavaScript to perform a certain task for a unique element. In CSS, the id attribute is written using the # symbol followed by id.</w:t>
      </w:r>
    </w:p>
    <w:p w:rsidR="00EF2292" w:rsidRPr="00EF2292" w:rsidRDefault="00EF2292" w:rsidP="00EF2292">
      <w:pPr>
        <w:shd w:val="clear" w:color="auto" w:fill="FFFFFF"/>
        <w:spacing w:after="0" w:line="240" w:lineRule="auto"/>
        <w:textAlignment w:val="baseline"/>
        <w:rPr>
          <w:rFonts w:ascii="Arial" w:eastAsia="Times New Roman" w:hAnsi="Arial" w:cs="Arial"/>
          <w:color w:val="273239"/>
          <w:spacing w:val="2"/>
          <w:sz w:val="26"/>
          <w:szCs w:val="26"/>
        </w:rPr>
      </w:pPr>
      <w:r w:rsidRPr="00EF2292">
        <w:rPr>
          <w:rFonts w:ascii="Arial" w:eastAsia="Times New Roman" w:hAnsi="Arial" w:cs="Arial"/>
          <w:b/>
          <w:bCs/>
          <w:color w:val="273239"/>
          <w:spacing w:val="2"/>
          <w:sz w:val="26"/>
        </w:rPr>
        <w:t>Syntax:</w:t>
      </w:r>
    </w:p>
    <w:p w:rsidR="00EF2292" w:rsidRPr="00EF2292" w:rsidRDefault="00EF2292" w:rsidP="00EF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2292">
        <w:rPr>
          <w:rFonts w:ascii="Consolas" w:eastAsia="Times New Roman" w:hAnsi="Consolas" w:cs="Courier New"/>
          <w:color w:val="273239"/>
          <w:spacing w:val="2"/>
          <w:sz w:val="24"/>
          <w:szCs w:val="24"/>
        </w:rPr>
        <w:t>&lt;element id="</w:t>
      </w:r>
      <w:proofErr w:type="spellStart"/>
      <w:r w:rsidRPr="00EF2292">
        <w:rPr>
          <w:rFonts w:ascii="Consolas" w:eastAsia="Times New Roman" w:hAnsi="Consolas" w:cs="Courier New"/>
          <w:color w:val="273239"/>
          <w:spacing w:val="2"/>
          <w:sz w:val="24"/>
          <w:szCs w:val="24"/>
        </w:rPr>
        <w:t>id_name</w:t>
      </w:r>
      <w:proofErr w:type="spellEnd"/>
      <w:r w:rsidRPr="00EF2292">
        <w:rPr>
          <w:rFonts w:ascii="Consolas" w:eastAsia="Times New Roman" w:hAnsi="Consolas" w:cs="Courier New"/>
          <w:color w:val="273239"/>
          <w:spacing w:val="2"/>
          <w:sz w:val="24"/>
          <w:szCs w:val="24"/>
        </w:rPr>
        <w:t>"&gt;</w:t>
      </w:r>
    </w:p>
    <w:p w:rsidR="00EF2292" w:rsidRPr="00EF2292" w:rsidRDefault="00EF2292" w:rsidP="00EF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EF2292" w:rsidRPr="00EF2292" w:rsidRDefault="00EF2292" w:rsidP="00EF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2292">
        <w:rPr>
          <w:rFonts w:ascii="Consolas" w:eastAsia="Times New Roman" w:hAnsi="Consolas" w:cs="Courier New"/>
          <w:color w:val="273239"/>
          <w:spacing w:val="2"/>
          <w:sz w:val="24"/>
          <w:szCs w:val="24"/>
        </w:rPr>
        <w:t xml:space="preserve">In CSS </w:t>
      </w:r>
      <w:proofErr w:type="spellStart"/>
      <w:r w:rsidRPr="00EF2292">
        <w:rPr>
          <w:rFonts w:ascii="Consolas" w:eastAsia="Times New Roman" w:hAnsi="Consolas" w:cs="Courier New"/>
          <w:color w:val="273239"/>
          <w:spacing w:val="2"/>
          <w:sz w:val="24"/>
          <w:szCs w:val="24"/>
        </w:rPr>
        <w:t>Stylesheet</w:t>
      </w:r>
      <w:proofErr w:type="spellEnd"/>
      <w:r w:rsidRPr="00EF2292">
        <w:rPr>
          <w:rFonts w:ascii="Consolas" w:eastAsia="Times New Roman" w:hAnsi="Consolas" w:cs="Courier New"/>
          <w:color w:val="273239"/>
          <w:spacing w:val="2"/>
          <w:sz w:val="24"/>
          <w:szCs w:val="24"/>
        </w:rPr>
        <w:t>:</w:t>
      </w:r>
    </w:p>
    <w:p w:rsidR="00EF2292" w:rsidRPr="00EF2292" w:rsidRDefault="00EF2292" w:rsidP="00EF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2292">
        <w:rPr>
          <w:rFonts w:ascii="Consolas" w:eastAsia="Times New Roman" w:hAnsi="Consolas" w:cs="Courier New"/>
          <w:color w:val="273239"/>
          <w:spacing w:val="2"/>
          <w:sz w:val="24"/>
          <w:szCs w:val="24"/>
        </w:rPr>
        <w:t>#</w:t>
      </w:r>
      <w:proofErr w:type="spellStart"/>
      <w:r w:rsidRPr="00EF2292">
        <w:rPr>
          <w:rFonts w:ascii="Consolas" w:eastAsia="Times New Roman" w:hAnsi="Consolas" w:cs="Courier New"/>
          <w:color w:val="273239"/>
          <w:spacing w:val="2"/>
          <w:sz w:val="24"/>
          <w:szCs w:val="24"/>
        </w:rPr>
        <w:t>id_name</w:t>
      </w:r>
      <w:proofErr w:type="spellEnd"/>
      <w:r w:rsidRPr="00EF2292">
        <w:rPr>
          <w:rFonts w:ascii="Consolas" w:eastAsia="Times New Roman" w:hAnsi="Consolas" w:cs="Courier New"/>
          <w:color w:val="273239"/>
          <w:spacing w:val="2"/>
          <w:sz w:val="24"/>
          <w:szCs w:val="24"/>
        </w:rPr>
        <w:t xml:space="preserve"> {</w:t>
      </w:r>
    </w:p>
    <w:p w:rsidR="00EF2292" w:rsidRPr="00EF2292" w:rsidRDefault="00EF2292" w:rsidP="00EF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2292">
        <w:rPr>
          <w:rFonts w:ascii="Consolas" w:eastAsia="Times New Roman" w:hAnsi="Consolas" w:cs="Courier New"/>
          <w:color w:val="273239"/>
          <w:spacing w:val="2"/>
          <w:sz w:val="24"/>
          <w:szCs w:val="24"/>
        </w:rPr>
        <w:t xml:space="preserve">    // CSS Property</w:t>
      </w:r>
    </w:p>
    <w:p w:rsidR="00EF2292" w:rsidRPr="00EF2292" w:rsidRDefault="00EF2292" w:rsidP="00EF22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2292">
        <w:rPr>
          <w:rFonts w:ascii="Consolas" w:eastAsia="Times New Roman" w:hAnsi="Consolas" w:cs="Courier New"/>
          <w:color w:val="273239"/>
          <w:spacing w:val="2"/>
          <w:sz w:val="24"/>
          <w:szCs w:val="24"/>
        </w:rPr>
        <w:t>}</w:t>
      </w:r>
    </w:p>
    <w:p w:rsidR="00EF2292" w:rsidRPr="00EF2292" w:rsidRDefault="00EF2292" w:rsidP="00EF2292">
      <w:pPr>
        <w:shd w:val="clear" w:color="auto" w:fill="FFFFFF"/>
        <w:spacing w:after="0" w:line="240" w:lineRule="auto"/>
        <w:textAlignment w:val="baseline"/>
        <w:rPr>
          <w:rFonts w:ascii="Arial" w:eastAsia="Times New Roman" w:hAnsi="Arial" w:cs="Arial"/>
          <w:color w:val="273239"/>
          <w:spacing w:val="2"/>
          <w:sz w:val="26"/>
          <w:szCs w:val="26"/>
        </w:rPr>
      </w:pPr>
      <w:r w:rsidRPr="00EF2292">
        <w:rPr>
          <w:rFonts w:ascii="Arial" w:eastAsia="Times New Roman" w:hAnsi="Arial" w:cs="Arial"/>
          <w:b/>
          <w:bCs/>
          <w:color w:val="273239"/>
          <w:spacing w:val="2"/>
          <w:sz w:val="26"/>
        </w:rPr>
        <w:t>Example:</w:t>
      </w:r>
    </w:p>
    <w:p w:rsidR="00084D54" w:rsidRPr="00BF2AF6" w:rsidRDefault="00084D54" w:rsidP="00084D54">
      <w:pPr>
        <w:numPr>
          <w:ilvl w:val="0"/>
          <w:numId w:val="8"/>
        </w:numPr>
        <w:pBdr>
          <w:top w:val="single" w:sz="6" w:space="8" w:color="DDDDDD"/>
          <w:left w:val="single" w:sz="6" w:space="6" w:color="DDDDDD"/>
          <w:right w:val="single" w:sz="6" w:space="6" w:color="DDDDDD"/>
        </w:pBdr>
        <w:shd w:val="clear" w:color="auto" w:fill="1E1E1E"/>
        <w:spacing w:before="15" w:after="0" w:line="285" w:lineRule="atLeast"/>
        <w:ind w:right="90"/>
        <w:textAlignment w:val="baseline"/>
        <w:rPr>
          <w:rFonts w:ascii="Consolas" w:eastAsia="Times New Roman" w:hAnsi="Consolas" w:cs="Times New Roman"/>
          <w:color w:val="D4D4D4"/>
          <w:sz w:val="21"/>
          <w:szCs w:val="21"/>
        </w:rPr>
      </w:pPr>
      <w:r w:rsidRPr="00BF2AF6">
        <w:rPr>
          <w:rFonts w:ascii="Arial" w:eastAsia="Times New Roman" w:hAnsi="Arial" w:cs="Arial"/>
          <w:color w:val="273239"/>
          <w:spacing w:val="2"/>
          <w:sz w:val="27"/>
          <w:szCs w:val="27"/>
        </w:rPr>
        <w:t>H</w:t>
      </w:r>
      <w:r w:rsidR="00EF2292" w:rsidRPr="00BF2AF6">
        <w:rPr>
          <w:rFonts w:ascii="Arial" w:eastAsia="Times New Roman" w:hAnsi="Arial" w:cs="Arial"/>
          <w:color w:val="273239"/>
          <w:spacing w:val="2"/>
          <w:sz w:val="27"/>
          <w:szCs w:val="27"/>
        </w:rPr>
        <w:t>tml</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DOCTYPE</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html</w:t>
      </w:r>
      <w:r w:rsidRPr="00BF2AF6">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html</w:t>
      </w:r>
      <w:r w:rsidRPr="00084D54">
        <w:rPr>
          <w:rFonts w:ascii="Consolas" w:eastAsia="Times New Roman" w:hAnsi="Consolas" w:cs="Times New Roman"/>
          <w:color w:val="D4D4D4"/>
          <w:sz w:val="21"/>
          <w:szCs w:val="21"/>
        </w:rPr>
        <w:t xml:space="preserve"> </w:t>
      </w:r>
      <w:proofErr w:type="spellStart"/>
      <w:r w:rsidRPr="00084D54">
        <w:rPr>
          <w:rFonts w:ascii="Consolas" w:eastAsia="Times New Roman" w:hAnsi="Consolas" w:cs="Times New Roman"/>
          <w:color w:val="9CDCFE"/>
          <w:sz w:val="21"/>
          <w:szCs w:val="21"/>
        </w:rPr>
        <w:t>lang</w:t>
      </w:r>
      <w:proofErr w:type="spellEnd"/>
      <w:r w:rsidRPr="00084D54">
        <w:rPr>
          <w:rFonts w:ascii="Consolas" w:eastAsia="Times New Roman" w:hAnsi="Consolas" w:cs="Times New Roman"/>
          <w:color w:val="D4D4D4"/>
          <w:sz w:val="21"/>
          <w:szCs w:val="21"/>
        </w:rPr>
        <w:t>=</w:t>
      </w:r>
      <w:r w:rsidRPr="00084D54">
        <w:rPr>
          <w:rFonts w:ascii="Consolas" w:eastAsia="Times New Roman" w:hAnsi="Consolas" w:cs="Times New Roman"/>
          <w:color w:val="CE9178"/>
          <w:sz w:val="21"/>
          <w:szCs w:val="21"/>
        </w:rPr>
        <w:t>"en"</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head</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meta</w:t>
      </w:r>
      <w:r w:rsidRPr="00084D54">
        <w:rPr>
          <w:rFonts w:ascii="Consolas" w:eastAsia="Times New Roman" w:hAnsi="Consolas" w:cs="Times New Roman"/>
          <w:color w:val="D4D4D4"/>
          <w:sz w:val="21"/>
          <w:szCs w:val="21"/>
        </w:rPr>
        <w:t xml:space="preserve"> </w:t>
      </w:r>
      <w:proofErr w:type="spellStart"/>
      <w:r w:rsidRPr="00084D54">
        <w:rPr>
          <w:rFonts w:ascii="Consolas" w:eastAsia="Times New Roman" w:hAnsi="Consolas" w:cs="Times New Roman"/>
          <w:color w:val="9CDCFE"/>
          <w:sz w:val="21"/>
          <w:szCs w:val="21"/>
        </w:rPr>
        <w:t>charset</w:t>
      </w:r>
      <w:proofErr w:type="spellEnd"/>
      <w:r w:rsidRPr="00084D54">
        <w:rPr>
          <w:rFonts w:ascii="Consolas" w:eastAsia="Times New Roman" w:hAnsi="Consolas" w:cs="Times New Roman"/>
          <w:color w:val="D4D4D4"/>
          <w:sz w:val="21"/>
          <w:szCs w:val="21"/>
        </w:rPr>
        <w:t>=</w:t>
      </w:r>
      <w:r w:rsidRPr="00084D54">
        <w:rPr>
          <w:rFonts w:ascii="Consolas" w:eastAsia="Times New Roman" w:hAnsi="Consolas" w:cs="Times New Roman"/>
          <w:color w:val="CE9178"/>
          <w:sz w:val="21"/>
          <w:szCs w:val="21"/>
        </w:rPr>
        <w:t>"UTF-8"</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meta</w:t>
      </w: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9CDCFE"/>
          <w:sz w:val="21"/>
          <w:szCs w:val="21"/>
        </w:rPr>
        <w:t>name</w:t>
      </w:r>
      <w:r w:rsidRPr="00084D54">
        <w:rPr>
          <w:rFonts w:ascii="Consolas" w:eastAsia="Times New Roman" w:hAnsi="Consolas" w:cs="Times New Roman"/>
          <w:color w:val="D4D4D4"/>
          <w:sz w:val="21"/>
          <w:szCs w:val="21"/>
        </w:rPr>
        <w:t>=</w:t>
      </w:r>
      <w:r w:rsidRPr="00084D54">
        <w:rPr>
          <w:rFonts w:ascii="Consolas" w:eastAsia="Times New Roman" w:hAnsi="Consolas" w:cs="Times New Roman"/>
          <w:color w:val="CE9178"/>
          <w:sz w:val="21"/>
          <w:szCs w:val="21"/>
        </w:rPr>
        <w:t>"viewport"</w:t>
      </w: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9CDCFE"/>
          <w:sz w:val="21"/>
          <w:szCs w:val="21"/>
        </w:rPr>
        <w:t>content</w:t>
      </w:r>
      <w:r w:rsidRPr="00084D54">
        <w:rPr>
          <w:rFonts w:ascii="Consolas" w:eastAsia="Times New Roman" w:hAnsi="Consolas" w:cs="Times New Roman"/>
          <w:color w:val="D4D4D4"/>
          <w:sz w:val="21"/>
          <w:szCs w:val="21"/>
        </w:rPr>
        <w:t>=</w:t>
      </w:r>
      <w:r w:rsidRPr="00084D54">
        <w:rPr>
          <w:rFonts w:ascii="Consolas" w:eastAsia="Times New Roman" w:hAnsi="Consolas" w:cs="Times New Roman"/>
          <w:color w:val="CE9178"/>
          <w:sz w:val="21"/>
          <w:szCs w:val="21"/>
        </w:rPr>
        <w:t>"width=device-width, initial-scale=1.0"</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lastRenderedPageBreak/>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title</w:t>
      </w:r>
      <w:r w:rsidRPr="00084D54">
        <w:rPr>
          <w:rFonts w:ascii="Consolas" w:eastAsia="Times New Roman" w:hAnsi="Consolas" w:cs="Times New Roman"/>
          <w:color w:val="808080"/>
          <w:sz w:val="21"/>
          <w:szCs w:val="21"/>
        </w:rPr>
        <w:t>&gt;</w:t>
      </w:r>
      <w:r w:rsidRPr="00084D54">
        <w:rPr>
          <w:rFonts w:ascii="Consolas" w:eastAsia="Times New Roman" w:hAnsi="Consolas" w:cs="Times New Roman"/>
          <w:color w:val="D4D4D4"/>
          <w:sz w:val="21"/>
          <w:szCs w:val="21"/>
        </w:rPr>
        <w:t>html id attribute</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title</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style</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D7BA7D"/>
          <w:sz w:val="21"/>
          <w:szCs w:val="21"/>
        </w:rPr>
        <w:t>#tops</w:t>
      </w:r>
      <w:r w:rsidRPr="00084D54">
        <w:rPr>
          <w:rFonts w:ascii="Consolas" w:eastAsia="Times New Roman" w:hAnsi="Consolas" w:cs="Times New Roman"/>
          <w:color w:val="D4D4D4"/>
          <w:sz w:val="21"/>
          <w:szCs w:val="21"/>
        </w:rPr>
        <w: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9CDCFE"/>
          <w:sz w:val="21"/>
          <w:szCs w:val="21"/>
        </w:rPr>
        <w:t>color</w:t>
      </w:r>
      <w:r w:rsidRPr="00084D54">
        <w:rPr>
          <w:rFonts w:ascii="Consolas" w:eastAsia="Times New Roman" w:hAnsi="Consolas" w:cs="Times New Roman"/>
          <w:color w:val="D4D4D4"/>
          <w:sz w:val="21"/>
          <w:szCs w:val="21"/>
        </w:rPr>
        <w:t xml:space="preserve">: </w:t>
      </w:r>
      <w:proofErr w:type="spellStart"/>
      <w:r w:rsidRPr="00084D54">
        <w:rPr>
          <w:rFonts w:ascii="Consolas" w:eastAsia="Times New Roman" w:hAnsi="Consolas" w:cs="Times New Roman"/>
          <w:color w:val="D4D4D4"/>
          <w:sz w:val="21"/>
          <w:szCs w:val="21"/>
        </w:rPr>
        <w:t>rgb</w:t>
      </w:r>
      <w:proofErr w:type="spellEnd"/>
      <w:r w:rsidRPr="00084D54">
        <w:rPr>
          <w:rFonts w:ascii="Consolas" w:eastAsia="Times New Roman" w:hAnsi="Consolas" w:cs="Times New Roman"/>
          <w:color w:val="D4D4D4"/>
          <w:sz w:val="21"/>
          <w:szCs w:val="21"/>
        </w:rPr>
        <w:t>(</w:t>
      </w:r>
      <w:r w:rsidRPr="00084D54">
        <w:rPr>
          <w:rFonts w:ascii="Consolas" w:eastAsia="Times New Roman" w:hAnsi="Consolas" w:cs="Times New Roman"/>
          <w:color w:val="B5CEA8"/>
          <w:sz w:val="21"/>
          <w:szCs w:val="21"/>
        </w:rPr>
        <w:t>45</w:t>
      </w: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B5CEA8"/>
          <w:sz w:val="21"/>
          <w:szCs w:val="21"/>
        </w:rPr>
        <w:t>0</w:t>
      </w: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B5CEA8"/>
          <w:sz w:val="21"/>
          <w:szCs w:val="21"/>
        </w:rPr>
        <w:t>128</w:t>
      </w:r>
      <w:r w:rsidRPr="00084D54">
        <w:rPr>
          <w:rFonts w:ascii="Consolas" w:eastAsia="Times New Roman" w:hAnsi="Consolas" w:cs="Times New Roman"/>
          <w:color w:val="D4D4D4"/>
          <w:sz w:val="21"/>
          <w:szCs w:val="21"/>
        </w:rPr>
        <w: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9CDCFE"/>
          <w:sz w:val="21"/>
          <w:szCs w:val="21"/>
        </w:rPr>
        <w:t>font-size</w:t>
      </w: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B5CEA8"/>
          <w:sz w:val="21"/>
          <w:szCs w:val="21"/>
        </w:rPr>
        <w:t>25px</w:t>
      </w:r>
      <w:r w:rsidRPr="00084D54">
        <w:rPr>
          <w:rFonts w:ascii="Consolas" w:eastAsia="Times New Roman" w:hAnsi="Consolas" w:cs="Times New Roman"/>
          <w:color w:val="D4D4D4"/>
          <w:sz w:val="21"/>
          <w:szCs w:val="21"/>
        </w:rPr>
        <w: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style</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body</w:t>
      </w: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9CDCFE"/>
          <w:sz w:val="21"/>
          <w:szCs w:val="21"/>
        </w:rPr>
        <w:t>style</w:t>
      </w:r>
      <w:r w:rsidRPr="00084D54">
        <w:rPr>
          <w:rFonts w:ascii="Consolas" w:eastAsia="Times New Roman" w:hAnsi="Consolas" w:cs="Times New Roman"/>
          <w:color w:val="D4D4D4"/>
          <w:sz w:val="21"/>
          <w:szCs w:val="21"/>
        </w:rPr>
        <w:t>=</w:t>
      </w:r>
      <w:r w:rsidRPr="00084D54">
        <w:rPr>
          <w:rFonts w:ascii="Consolas" w:eastAsia="Times New Roman" w:hAnsi="Consolas" w:cs="Times New Roman"/>
          <w:color w:val="CE9178"/>
          <w:sz w:val="21"/>
          <w:szCs w:val="21"/>
        </w:rPr>
        <w:t>"text"</w:t>
      </w:r>
      <w:r w:rsidRPr="00084D54">
        <w:rPr>
          <w:rFonts w:ascii="Consolas" w:eastAsia="Times New Roman" w:hAnsi="Consolas" w:cs="Times New Roman"/>
          <w:color w:val="D4D4D4"/>
          <w:sz w:val="21"/>
          <w:szCs w:val="21"/>
        </w:rPr>
        <w:t xml:space="preserve"> </w:t>
      </w:r>
      <w:proofErr w:type="spellStart"/>
      <w:r w:rsidRPr="00084D54">
        <w:rPr>
          <w:rFonts w:ascii="Consolas" w:eastAsia="Times New Roman" w:hAnsi="Consolas" w:cs="Times New Roman"/>
          <w:color w:val="9CDCFE"/>
          <w:sz w:val="21"/>
          <w:szCs w:val="21"/>
        </w:rPr>
        <w:t>align:center</w:t>
      </w:r>
      <w:proofErr w:type="spellEnd"/>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h1</w:t>
      </w:r>
      <w:r w:rsidRPr="00084D54">
        <w:rPr>
          <w:rFonts w:ascii="Consolas" w:eastAsia="Times New Roman" w:hAnsi="Consolas" w:cs="Times New Roman"/>
          <w:color w:val="808080"/>
          <w:sz w:val="21"/>
          <w:szCs w:val="21"/>
        </w:rPr>
        <w:t>&gt;</w:t>
      </w:r>
      <w:r w:rsidRPr="00084D54">
        <w:rPr>
          <w:rFonts w:ascii="Consolas" w:eastAsia="Times New Roman" w:hAnsi="Consolas" w:cs="Times New Roman"/>
          <w:color w:val="D4D4D4"/>
          <w:sz w:val="21"/>
          <w:szCs w:val="21"/>
        </w:rPr>
        <w:t>TOPS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h1</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p</w:t>
      </w: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9CDCFE"/>
          <w:sz w:val="21"/>
          <w:szCs w:val="21"/>
        </w:rPr>
        <w:t>id</w:t>
      </w:r>
      <w:r w:rsidRPr="00084D54">
        <w:rPr>
          <w:rFonts w:ascii="Consolas" w:eastAsia="Times New Roman" w:hAnsi="Consolas" w:cs="Times New Roman"/>
          <w:color w:val="D4D4D4"/>
          <w:sz w:val="21"/>
          <w:szCs w:val="21"/>
        </w:rPr>
        <w:t>=</w:t>
      </w:r>
      <w:r w:rsidRPr="00084D54">
        <w:rPr>
          <w:rFonts w:ascii="Consolas" w:eastAsia="Times New Roman" w:hAnsi="Consolas" w:cs="Times New Roman"/>
          <w:color w:val="CE9178"/>
          <w:sz w:val="21"/>
          <w:szCs w:val="21"/>
        </w:rPr>
        <w:t>"tops"</w:t>
      </w:r>
      <w:r w:rsidRPr="00084D54">
        <w:rPr>
          <w:rFonts w:ascii="Consolas" w:eastAsia="Times New Roman" w:hAnsi="Consolas" w:cs="Times New Roman"/>
          <w:color w:val="808080"/>
          <w:sz w:val="21"/>
          <w:szCs w:val="21"/>
        </w:rPr>
        <w:t>&gt;</w:t>
      </w:r>
      <w:r w:rsidRPr="00084D54">
        <w:rPr>
          <w:rFonts w:ascii="Consolas" w:eastAsia="Times New Roman" w:hAnsi="Consolas" w:cs="Times New Roman"/>
          <w:color w:val="D4D4D4"/>
          <w:sz w:val="21"/>
          <w:szCs w:val="21"/>
        </w:rPr>
        <w:t>Welcome to tops techno</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p</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D4D4D4"/>
          <w:sz w:val="21"/>
          <w:szCs w:val="21"/>
        </w:rPr>
        <w:t xml:space="preserve">    </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p</w:t>
      </w:r>
      <w:r w:rsidRPr="00084D54">
        <w:rPr>
          <w:rFonts w:ascii="Consolas" w:eastAsia="Times New Roman" w:hAnsi="Consolas" w:cs="Times New Roman"/>
          <w:color w:val="808080"/>
          <w:sz w:val="21"/>
          <w:szCs w:val="21"/>
        </w:rPr>
        <w:t>&gt;</w:t>
      </w:r>
      <w:r w:rsidRPr="00084D54">
        <w:rPr>
          <w:rFonts w:ascii="Consolas" w:eastAsia="Times New Roman" w:hAnsi="Consolas" w:cs="Times New Roman"/>
          <w:color w:val="D4D4D4"/>
          <w:sz w:val="21"/>
          <w:szCs w:val="21"/>
        </w:rPr>
        <w:t>A Computer Science portal for tops</w:t>
      </w: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p</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body</w:t>
      </w:r>
      <w:r w:rsidRPr="00084D54">
        <w:rPr>
          <w:rFonts w:ascii="Consolas" w:eastAsia="Times New Roman" w:hAnsi="Consolas" w:cs="Times New Roman"/>
          <w:color w:val="808080"/>
          <w:sz w:val="21"/>
          <w:szCs w:val="21"/>
        </w:rPr>
        <w:t>&gt;</w:t>
      </w:r>
    </w:p>
    <w:p w:rsidR="00084D54" w:rsidRPr="00084D54" w:rsidRDefault="00084D54" w:rsidP="00084D54">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rPr>
      </w:pPr>
      <w:r w:rsidRPr="00084D54">
        <w:rPr>
          <w:rFonts w:ascii="Consolas" w:eastAsia="Times New Roman" w:hAnsi="Consolas" w:cs="Times New Roman"/>
          <w:color w:val="808080"/>
          <w:sz w:val="21"/>
          <w:szCs w:val="21"/>
        </w:rPr>
        <w:t>&lt;/</w:t>
      </w:r>
      <w:r w:rsidRPr="00084D54">
        <w:rPr>
          <w:rFonts w:ascii="Consolas" w:eastAsia="Times New Roman" w:hAnsi="Consolas" w:cs="Times New Roman"/>
          <w:color w:val="569CD6"/>
          <w:sz w:val="21"/>
          <w:szCs w:val="21"/>
        </w:rPr>
        <w:t>html</w:t>
      </w:r>
      <w:r w:rsidRPr="00084D54">
        <w:rPr>
          <w:rFonts w:ascii="Consolas" w:eastAsia="Times New Roman" w:hAnsi="Consolas" w:cs="Times New Roman"/>
          <w:color w:val="808080"/>
          <w:sz w:val="21"/>
          <w:szCs w:val="21"/>
        </w:rPr>
        <w:t>&gt;</w:t>
      </w:r>
    </w:p>
    <w:p w:rsidR="00084D54" w:rsidRDefault="00084D54" w:rsidP="00084D54">
      <w:pPr>
        <w:pStyle w:val="Heading1"/>
        <w:rPr>
          <w:color w:val="000000"/>
        </w:rPr>
      </w:pPr>
      <w:r>
        <w:rPr>
          <w:color w:val="000000"/>
        </w:rPr>
        <w:t>TOPS</w:t>
      </w:r>
    </w:p>
    <w:p w:rsidR="00084D54" w:rsidRDefault="00084D54" w:rsidP="00084D54">
      <w:pPr>
        <w:pStyle w:val="NormalWeb"/>
        <w:rPr>
          <w:color w:val="2D0080"/>
          <w:sz w:val="38"/>
          <w:szCs w:val="38"/>
        </w:rPr>
      </w:pPr>
      <w:r>
        <w:rPr>
          <w:color w:val="2D0080"/>
          <w:sz w:val="38"/>
          <w:szCs w:val="38"/>
        </w:rPr>
        <w:t>Welcome to tops techno</w:t>
      </w:r>
    </w:p>
    <w:p w:rsidR="00084D54" w:rsidRDefault="00084D54" w:rsidP="00084D54">
      <w:pPr>
        <w:pStyle w:val="NormalWeb"/>
        <w:rPr>
          <w:color w:val="000000"/>
          <w:sz w:val="27"/>
          <w:szCs w:val="27"/>
        </w:rPr>
      </w:pPr>
      <w:r>
        <w:rPr>
          <w:color w:val="000000"/>
          <w:sz w:val="27"/>
          <w:szCs w:val="27"/>
        </w:rPr>
        <w:t>A Computer Science portal for tops</w:t>
      </w:r>
    </w:p>
    <w:p w:rsidR="00084D54" w:rsidRDefault="0050576F" w:rsidP="00E14631">
      <w:pPr>
        <w:pStyle w:val="NormalWeb"/>
        <w:shd w:val="clear" w:color="auto" w:fill="FFFFFF"/>
        <w:spacing w:before="0" w:beforeAutospacing="0" w:after="0" w:afterAutospacing="0"/>
        <w:textAlignment w:val="baseline"/>
      </w:pPr>
      <w:r>
        <w:pict>
          <v:shape id="_x0000_i1026" type="#_x0000_t75" alt="Lightbox" style="width:24pt;height:24pt"/>
        </w:pict>
      </w:r>
      <w:r w:rsidR="00EF2292" w:rsidRPr="00EF2292">
        <w:t xml:space="preserve"> </w:t>
      </w:r>
    </w:p>
    <w:p w:rsidR="00E14631" w:rsidRPr="00E14631" w:rsidRDefault="0050576F" w:rsidP="00E14631">
      <w:pPr>
        <w:pStyle w:val="NormalWeb"/>
        <w:shd w:val="clear" w:color="auto" w:fill="FFFFFF"/>
        <w:spacing w:before="0" w:beforeAutospacing="0" w:after="0" w:afterAutospacing="0"/>
        <w:textAlignment w:val="baseline"/>
        <w:rPr>
          <w:rFonts w:ascii="Arial" w:hAnsi="Arial" w:cs="Arial"/>
          <w:color w:val="273239"/>
          <w:spacing w:val="2"/>
          <w:sz w:val="26"/>
          <w:szCs w:val="26"/>
        </w:rPr>
      </w:pPr>
      <w:r>
        <w:pict>
          <v:shape id="_x0000_i1027" type="#_x0000_t75" alt="Lightbox" style="width:24pt;height:24pt"/>
        </w:pict>
      </w:r>
      <w:r w:rsidR="00EF2292" w:rsidRPr="00EF2292">
        <w:t xml:space="preserve"> </w:t>
      </w:r>
      <w:r>
        <w:pict>
          <v:shape id="_x0000_i1028" type="#_x0000_t75" alt="Lightbox" style="width:24pt;height:24pt"/>
        </w:pict>
      </w:r>
      <w:r w:rsidR="00EF2292" w:rsidRPr="00EF2292">
        <w:t xml:space="preserve"> </w:t>
      </w:r>
      <w:r>
        <w:pict>
          <v:shape id="_x0000_i1029" type="#_x0000_t75" alt="Lightbox" style="width:24pt;height:24pt"/>
        </w:pict>
      </w:r>
      <w:r w:rsidR="00EF2292" w:rsidRPr="00EF2292">
        <w:t xml:space="preserve"> </w:t>
      </w:r>
      <w:r>
        <w:pict>
          <v:shape id="_x0000_i1030" type="#_x0000_t75" alt="Lightbox" style="width:24pt;height:24pt"/>
        </w:pict>
      </w:r>
      <w:r w:rsidR="00EF2292" w:rsidRPr="00EF2292">
        <w:t xml:space="preserve"> </w:t>
      </w:r>
      <w:r>
        <w:pict>
          <v:shape id="_x0000_i1031" type="#_x0000_t75" alt="Lightbox" style="width:24pt;height:24pt"/>
        </w:pict>
      </w:r>
      <w:r w:rsidR="00EF2292" w:rsidRPr="00EF2292">
        <w:t xml:space="preserve"> </w:t>
      </w:r>
      <w:r>
        <w:pict>
          <v:shape id="_x0000_i1032" type="#_x0000_t75" alt="Lightbox" style="width:24pt;height:24pt"/>
        </w:pict>
      </w:r>
      <w:r w:rsidR="00EF2292" w:rsidRPr="00EF2292">
        <w:t xml:space="preserve"> </w:t>
      </w:r>
      <w:r w:rsidR="00E14631" w:rsidRPr="00E14631">
        <w:rPr>
          <w:rFonts w:ascii="Arial" w:hAnsi="Arial" w:cs="Arial"/>
          <w:b/>
          <w:bCs/>
          <w:color w:val="273239"/>
          <w:spacing w:val="2"/>
          <w:sz w:val="26"/>
        </w:rPr>
        <w:t>HTML class Attribute:</w:t>
      </w:r>
      <w:r w:rsidR="00E14631" w:rsidRPr="00E14631">
        <w:rPr>
          <w:rFonts w:ascii="Arial" w:hAnsi="Arial" w:cs="Arial"/>
          <w:color w:val="273239"/>
          <w:spacing w:val="2"/>
          <w:sz w:val="26"/>
          <w:szCs w:val="26"/>
        </w:rPr>
        <w:t xml:space="preserve"> The class attribute is used to specify one or more class names for an HTML element. The class attribute can be used on any HTML element. The class name can be used by CSS and JavaScript to perform certain tasks for elements with the specified class name. </w:t>
      </w:r>
      <w:proofErr w:type="gramStart"/>
      <w:r w:rsidR="00E14631" w:rsidRPr="00E14631">
        <w:rPr>
          <w:rFonts w:ascii="Arial" w:hAnsi="Arial" w:cs="Arial"/>
          <w:color w:val="273239"/>
          <w:spacing w:val="2"/>
          <w:sz w:val="26"/>
          <w:szCs w:val="26"/>
        </w:rPr>
        <w:t xml:space="preserve">The class name in CSS </w:t>
      </w:r>
      <w:proofErr w:type="spellStart"/>
      <w:r w:rsidR="00E14631" w:rsidRPr="00E14631">
        <w:rPr>
          <w:rFonts w:ascii="Arial" w:hAnsi="Arial" w:cs="Arial"/>
          <w:color w:val="273239"/>
          <w:spacing w:val="2"/>
          <w:sz w:val="26"/>
          <w:szCs w:val="26"/>
        </w:rPr>
        <w:t>stylesheet</w:t>
      </w:r>
      <w:proofErr w:type="spellEnd"/>
      <w:r w:rsidR="00E14631" w:rsidRPr="00E14631">
        <w:rPr>
          <w:rFonts w:ascii="Arial" w:hAnsi="Arial" w:cs="Arial"/>
          <w:color w:val="273239"/>
          <w:spacing w:val="2"/>
          <w:sz w:val="26"/>
          <w:szCs w:val="26"/>
        </w:rPr>
        <w:t xml:space="preserve"> using </w:t>
      </w:r>
      <w:r w:rsidR="00E14631" w:rsidRPr="00E14631">
        <w:rPr>
          <w:rFonts w:ascii="Arial" w:hAnsi="Arial" w:cs="Arial"/>
          <w:b/>
          <w:bCs/>
          <w:color w:val="273239"/>
          <w:spacing w:val="2"/>
          <w:sz w:val="26"/>
        </w:rPr>
        <w:t>“.”</w:t>
      </w:r>
      <w:r w:rsidR="00E14631" w:rsidRPr="00E14631">
        <w:rPr>
          <w:rFonts w:ascii="Arial" w:hAnsi="Arial" w:cs="Arial"/>
          <w:color w:val="273239"/>
          <w:spacing w:val="2"/>
          <w:sz w:val="26"/>
          <w:szCs w:val="26"/>
        </w:rPr>
        <w:t> symbol.</w:t>
      </w:r>
      <w:proofErr w:type="gramEnd"/>
    </w:p>
    <w:p w:rsidR="00E14631" w:rsidRPr="00E14631" w:rsidRDefault="00E14631" w:rsidP="00E14631">
      <w:pPr>
        <w:shd w:val="clear" w:color="auto" w:fill="FFFFFF"/>
        <w:spacing w:after="0" w:line="240" w:lineRule="auto"/>
        <w:textAlignment w:val="baseline"/>
        <w:rPr>
          <w:rFonts w:ascii="Arial" w:eastAsia="Times New Roman" w:hAnsi="Arial" w:cs="Arial"/>
          <w:color w:val="273239"/>
          <w:spacing w:val="2"/>
          <w:sz w:val="26"/>
          <w:szCs w:val="26"/>
        </w:rPr>
      </w:pPr>
      <w:r w:rsidRPr="00E14631">
        <w:rPr>
          <w:rFonts w:ascii="Arial" w:eastAsia="Times New Roman" w:hAnsi="Arial" w:cs="Arial"/>
          <w:b/>
          <w:bCs/>
          <w:color w:val="273239"/>
          <w:spacing w:val="2"/>
          <w:sz w:val="26"/>
        </w:rPr>
        <w:t>Syntax:</w:t>
      </w:r>
    </w:p>
    <w:p w:rsidR="00E14631" w:rsidRPr="00E14631" w:rsidRDefault="00E14631"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14631">
        <w:rPr>
          <w:rFonts w:ascii="Consolas" w:eastAsia="Times New Roman" w:hAnsi="Consolas" w:cs="Courier New"/>
          <w:color w:val="273239"/>
          <w:spacing w:val="2"/>
          <w:sz w:val="24"/>
          <w:szCs w:val="24"/>
        </w:rPr>
        <w:t>&lt;element class="</w:t>
      </w:r>
      <w:proofErr w:type="spellStart"/>
      <w:r w:rsidRPr="00E14631">
        <w:rPr>
          <w:rFonts w:ascii="Consolas" w:eastAsia="Times New Roman" w:hAnsi="Consolas" w:cs="Courier New"/>
          <w:color w:val="273239"/>
          <w:spacing w:val="2"/>
          <w:sz w:val="24"/>
          <w:szCs w:val="24"/>
        </w:rPr>
        <w:t>class_name</w:t>
      </w:r>
      <w:proofErr w:type="spellEnd"/>
      <w:r w:rsidRPr="00E14631">
        <w:rPr>
          <w:rFonts w:ascii="Consolas" w:eastAsia="Times New Roman" w:hAnsi="Consolas" w:cs="Courier New"/>
          <w:color w:val="273239"/>
          <w:spacing w:val="2"/>
          <w:sz w:val="24"/>
          <w:szCs w:val="24"/>
        </w:rPr>
        <w:t>"&gt;</w:t>
      </w:r>
    </w:p>
    <w:p w:rsidR="00E14631" w:rsidRPr="00E14631" w:rsidRDefault="00E14631"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084D54" w:rsidRDefault="00084D54"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rsidR="00E14631" w:rsidRPr="00E14631" w:rsidRDefault="00E14631"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14631">
        <w:rPr>
          <w:rFonts w:ascii="Consolas" w:eastAsia="Times New Roman" w:hAnsi="Consolas" w:cs="Courier New"/>
          <w:color w:val="273239"/>
          <w:spacing w:val="2"/>
          <w:sz w:val="24"/>
          <w:szCs w:val="24"/>
        </w:rPr>
        <w:t xml:space="preserve">In CSS </w:t>
      </w:r>
      <w:proofErr w:type="spellStart"/>
      <w:r w:rsidRPr="00E14631">
        <w:rPr>
          <w:rFonts w:ascii="Consolas" w:eastAsia="Times New Roman" w:hAnsi="Consolas" w:cs="Courier New"/>
          <w:color w:val="273239"/>
          <w:spacing w:val="2"/>
          <w:sz w:val="24"/>
          <w:szCs w:val="24"/>
        </w:rPr>
        <w:t>Stylesheet</w:t>
      </w:r>
      <w:proofErr w:type="spellEnd"/>
      <w:r w:rsidRPr="00E14631">
        <w:rPr>
          <w:rFonts w:ascii="Consolas" w:eastAsia="Times New Roman" w:hAnsi="Consolas" w:cs="Courier New"/>
          <w:color w:val="273239"/>
          <w:spacing w:val="2"/>
          <w:sz w:val="24"/>
          <w:szCs w:val="24"/>
        </w:rPr>
        <w:t>:</w:t>
      </w:r>
    </w:p>
    <w:p w:rsidR="00E14631" w:rsidRPr="00E14631" w:rsidRDefault="00E14631"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14631">
        <w:rPr>
          <w:rFonts w:ascii="Consolas" w:eastAsia="Times New Roman" w:hAnsi="Consolas" w:cs="Courier New"/>
          <w:color w:val="273239"/>
          <w:spacing w:val="2"/>
          <w:sz w:val="24"/>
          <w:szCs w:val="24"/>
        </w:rPr>
        <w:t>.class {</w:t>
      </w:r>
    </w:p>
    <w:p w:rsidR="00E14631" w:rsidRPr="00E14631" w:rsidRDefault="00E14631"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14631">
        <w:rPr>
          <w:rFonts w:ascii="Consolas" w:eastAsia="Times New Roman" w:hAnsi="Consolas" w:cs="Courier New"/>
          <w:color w:val="273239"/>
          <w:spacing w:val="2"/>
          <w:sz w:val="24"/>
          <w:szCs w:val="24"/>
        </w:rPr>
        <w:t xml:space="preserve">    // CSS Property</w:t>
      </w:r>
    </w:p>
    <w:p w:rsidR="00E14631" w:rsidRPr="00E14631" w:rsidRDefault="00E14631" w:rsidP="00E146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14631">
        <w:rPr>
          <w:rFonts w:ascii="Consolas" w:eastAsia="Times New Roman" w:hAnsi="Consolas" w:cs="Courier New"/>
          <w:color w:val="273239"/>
          <w:spacing w:val="2"/>
          <w:sz w:val="24"/>
          <w:szCs w:val="24"/>
        </w:rPr>
        <w:t>}</w:t>
      </w:r>
    </w:p>
    <w:p w:rsidR="00E14631" w:rsidRDefault="00E14631" w:rsidP="00E14631">
      <w:pPr>
        <w:shd w:val="clear" w:color="auto" w:fill="FFFFFF"/>
        <w:spacing w:after="0" w:line="240" w:lineRule="auto"/>
        <w:textAlignment w:val="baseline"/>
        <w:rPr>
          <w:rFonts w:ascii="Arial" w:eastAsia="Times New Roman" w:hAnsi="Arial" w:cs="Arial"/>
          <w:b/>
          <w:bCs/>
          <w:color w:val="273239"/>
          <w:spacing w:val="2"/>
          <w:sz w:val="26"/>
        </w:rPr>
      </w:pPr>
      <w:r w:rsidRPr="00E14631">
        <w:rPr>
          <w:rFonts w:ascii="Arial" w:eastAsia="Times New Roman" w:hAnsi="Arial" w:cs="Arial"/>
          <w:b/>
          <w:bCs/>
          <w:color w:val="273239"/>
          <w:spacing w:val="2"/>
          <w:sz w:val="26"/>
        </w:rPr>
        <w:t>Example:</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roofErr w:type="gramStart"/>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DOCTYPE</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html</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D4D4D4"/>
          <w:sz w:val="21"/>
          <w:szCs w:val="21"/>
        </w:rPr>
        <w:t xml:space="preserve"> </w:t>
      </w:r>
      <w:proofErr w:type="spellStart"/>
      <w:proofErr w:type="gramStart"/>
      <w:r w:rsidRPr="00BF2AF6">
        <w:rPr>
          <w:rFonts w:ascii="Consolas" w:eastAsia="Times New Roman" w:hAnsi="Consolas" w:cs="Times New Roman"/>
          <w:color w:val="9CDCFE"/>
          <w:sz w:val="21"/>
          <w:szCs w:val="21"/>
        </w:rPr>
        <w:t>lang</w:t>
      </w:r>
      <w:proofErr w:type="spellEnd"/>
      <w:proofErr w:type="gram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"en"</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head</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proofErr w:type="spellStart"/>
      <w:r w:rsidRPr="00BF2AF6">
        <w:rPr>
          <w:rFonts w:ascii="Consolas" w:eastAsia="Times New Roman" w:hAnsi="Consolas" w:cs="Times New Roman"/>
          <w:color w:val="9CDCFE"/>
          <w:sz w:val="21"/>
          <w:szCs w:val="21"/>
        </w:rPr>
        <w:t>charset</w:t>
      </w:r>
      <w:proofErr w:type="spell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"UTF-8"</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name</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"viewport"</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content</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"width=device-width, initial-scale=1.0"</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roofErr w:type="gramEnd"/>
      <w:r w:rsidRPr="00BF2AF6">
        <w:rPr>
          <w:rFonts w:ascii="Consolas" w:eastAsia="Times New Roman" w:hAnsi="Consolas" w:cs="Times New Roman"/>
          <w:color w:val="D4D4D4"/>
          <w:sz w:val="21"/>
          <w:szCs w:val="21"/>
        </w:rPr>
        <w:t>html id attribute</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style</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D7BA7D"/>
          <w:sz w:val="21"/>
          <w:szCs w:val="21"/>
        </w:rPr>
        <w:t>.</w:t>
      </w:r>
      <w:proofErr w:type="gramStart"/>
      <w:r w:rsidRPr="00BF2AF6">
        <w:rPr>
          <w:rFonts w:ascii="Consolas" w:eastAsia="Times New Roman" w:hAnsi="Consolas" w:cs="Times New Roman"/>
          <w:color w:val="D7BA7D"/>
          <w:sz w:val="21"/>
          <w:szCs w:val="21"/>
        </w:rPr>
        <w:t>TOPS</w:t>
      </w:r>
      <w:r w:rsidRPr="00BF2AF6">
        <w:rPr>
          <w:rFonts w:ascii="Consolas" w:eastAsia="Times New Roman" w:hAnsi="Consolas" w:cs="Times New Roman"/>
          <w:color w:val="D4D4D4"/>
          <w:sz w:val="21"/>
          <w:szCs w:val="21"/>
        </w:rPr>
        <w:t>{</w:t>
      </w:r>
      <w:proofErr w:type="gramEnd"/>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proofErr w:type="gramStart"/>
      <w:r w:rsidRPr="00BF2AF6">
        <w:rPr>
          <w:rFonts w:ascii="Consolas" w:eastAsia="Times New Roman" w:hAnsi="Consolas" w:cs="Times New Roman"/>
          <w:color w:val="9CDCFE"/>
          <w:sz w:val="21"/>
          <w:szCs w:val="21"/>
        </w:rPr>
        <w:t>color</w:t>
      </w:r>
      <w:proofErr w:type="gramEnd"/>
      <w:r w:rsidRPr="00BF2AF6">
        <w:rPr>
          <w:rFonts w:ascii="Consolas" w:eastAsia="Times New Roman" w:hAnsi="Consolas" w:cs="Times New Roman"/>
          <w:color w:val="D4D4D4"/>
          <w:sz w:val="21"/>
          <w:szCs w:val="21"/>
        </w:rPr>
        <w:t xml:space="preserve">: </w:t>
      </w:r>
      <w:proofErr w:type="spellStart"/>
      <w:r w:rsidRPr="00BF2AF6">
        <w:rPr>
          <w:rFonts w:ascii="Consolas" w:eastAsia="Times New Roman" w:hAnsi="Consolas" w:cs="Times New Roman"/>
          <w:color w:val="D4D4D4"/>
          <w:sz w:val="21"/>
          <w:szCs w:val="21"/>
        </w:rPr>
        <w:t>rgb</w:t>
      </w:r>
      <w:proofErr w:type="spell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B5CEA8"/>
          <w:sz w:val="21"/>
          <w:szCs w:val="21"/>
        </w:rPr>
        <w:t>45</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B5CEA8"/>
          <w:sz w:val="21"/>
          <w:szCs w:val="21"/>
        </w:rPr>
        <w:t>0</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B5CEA8"/>
          <w:sz w:val="21"/>
          <w:szCs w:val="21"/>
        </w:rPr>
        <w:t>128</w:t>
      </w:r>
      <w:r w:rsidRPr="00BF2AF6">
        <w:rPr>
          <w:rFonts w:ascii="Consolas" w:eastAsia="Times New Roman" w:hAnsi="Consolas" w:cs="Times New Roman"/>
          <w:color w:val="D4D4D4"/>
          <w:sz w:val="21"/>
          <w:szCs w:val="21"/>
        </w:rPr>
        <w: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proofErr w:type="gramStart"/>
      <w:r w:rsidRPr="00BF2AF6">
        <w:rPr>
          <w:rFonts w:ascii="Consolas" w:eastAsia="Times New Roman" w:hAnsi="Consolas" w:cs="Times New Roman"/>
          <w:color w:val="9CDCFE"/>
          <w:sz w:val="21"/>
          <w:szCs w:val="21"/>
        </w:rPr>
        <w:t>font-size</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B5CEA8"/>
          <w:sz w:val="21"/>
          <w:szCs w:val="21"/>
        </w:rPr>
        <w:t>25px</w:t>
      </w:r>
      <w:r w:rsidRPr="00BF2AF6">
        <w:rPr>
          <w:rFonts w:ascii="Consolas" w:eastAsia="Times New Roman" w:hAnsi="Consolas" w:cs="Times New Roman"/>
          <w:color w:val="D4D4D4"/>
          <w:sz w:val="21"/>
          <w:szCs w:val="21"/>
        </w:rPr>
        <w: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style</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body</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style</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"text"</w:t>
      </w:r>
      <w:r w:rsidRPr="00BF2AF6">
        <w:rPr>
          <w:rFonts w:ascii="Consolas" w:eastAsia="Times New Roman" w:hAnsi="Consolas" w:cs="Times New Roman"/>
          <w:color w:val="D4D4D4"/>
          <w:sz w:val="21"/>
          <w:szCs w:val="21"/>
        </w:rPr>
        <w:t xml:space="preserve"> </w:t>
      </w:r>
      <w:proofErr w:type="spellStart"/>
      <w:r w:rsidRPr="00BF2AF6">
        <w:rPr>
          <w:rFonts w:ascii="Consolas" w:eastAsia="Times New Roman" w:hAnsi="Consolas" w:cs="Times New Roman"/>
          <w:color w:val="9CDCFE"/>
          <w:sz w:val="21"/>
          <w:szCs w:val="21"/>
        </w:rPr>
        <w:t>align</w:t>
      </w:r>
      <w:proofErr w:type="gramStart"/>
      <w:r w:rsidRPr="00BF2AF6">
        <w:rPr>
          <w:rFonts w:ascii="Consolas" w:eastAsia="Times New Roman" w:hAnsi="Consolas" w:cs="Times New Roman"/>
          <w:color w:val="9CDCFE"/>
          <w:sz w:val="21"/>
          <w:szCs w:val="21"/>
        </w:rPr>
        <w:t>:center</w:t>
      </w:r>
      <w:proofErr w:type="spellEnd"/>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h1</w:t>
      </w:r>
      <w:r w:rsidRPr="00BF2AF6">
        <w:rPr>
          <w:rFonts w:ascii="Consolas" w:eastAsia="Times New Roman" w:hAnsi="Consolas" w:cs="Times New Roman"/>
          <w:color w:val="808080"/>
          <w:sz w:val="21"/>
          <w:szCs w:val="21"/>
        </w:rPr>
        <w:t>&gt;</w:t>
      </w:r>
      <w:r w:rsidRPr="00BF2AF6">
        <w:rPr>
          <w:rFonts w:ascii="Consolas" w:eastAsia="Times New Roman" w:hAnsi="Consolas" w:cs="Times New Roman"/>
          <w:color w:val="D4D4D4"/>
          <w:sz w:val="21"/>
          <w:szCs w:val="21"/>
        </w:rPr>
        <w:t>TOPS for TECH</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h1</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r w:rsidRPr="00BF2AF6">
        <w:rPr>
          <w:rFonts w:ascii="Consolas" w:eastAsia="Times New Roman" w:hAnsi="Consolas" w:cs="Times New Roman"/>
          <w:color w:val="D4D4D4"/>
          <w:sz w:val="21"/>
          <w:szCs w:val="21"/>
        </w:rPr>
        <w:t xml:space="preserve"> Welcome to TOPS for TECH</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class</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"TOPS"</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A Computer Science portal for TOPS</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body</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808080"/>
          <w:sz w:val="21"/>
          <w:szCs w:val="21"/>
        </w:rPr>
        <w:t>&gt;</w:t>
      </w:r>
    </w:p>
    <w:p w:rsidR="00BF2AF6" w:rsidRPr="00E14631" w:rsidRDefault="00BF2AF6" w:rsidP="00E14631">
      <w:pPr>
        <w:shd w:val="clear" w:color="auto" w:fill="FFFFFF"/>
        <w:spacing w:after="0" w:line="240" w:lineRule="auto"/>
        <w:textAlignment w:val="baseline"/>
        <w:rPr>
          <w:rFonts w:ascii="Arial" w:eastAsia="Times New Roman" w:hAnsi="Arial" w:cs="Arial"/>
          <w:color w:val="273239"/>
          <w:spacing w:val="2"/>
          <w:sz w:val="26"/>
          <w:szCs w:val="26"/>
        </w:rPr>
      </w:pPr>
    </w:p>
    <w:p w:rsidR="00BF2AF6" w:rsidRDefault="00E14631" w:rsidP="00BF2AF6">
      <w:pPr>
        <w:pStyle w:val="Heading1"/>
        <w:rPr>
          <w:color w:val="000000"/>
        </w:rPr>
      </w:pPr>
      <w:r w:rsidRPr="00E14631">
        <w:rPr>
          <w:rFonts w:ascii="Arial" w:eastAsia="Times New Roman" w:hAnsi="Arial" w:cs="Arial"/>
          <w:b w:val="0"/>
          <w:bCs w:val="0"/>
          <w:color w:val="273239"/>
          <w:spacing w:val="2"/>
          <w:sz w:val="26"/>
        </w:rPr>
        <w:t>Output:</w:t>
      </w:r>
      <w:r w:rsidRPr="00E14631">
        <w:rPr>
          <w:rFonts w:ascii="Arial" w:eastAsia="Times New Roman" w:hAnsi="Arial" w:cs="Arial"/>
          <w:color w:val="273239"/>
          <w:spacing w:val="2"/>
          <w:sz w:val="26"/>
          <w:szCs w:val="26"/>
        </w:rPr>
        <w:t> </w:t>
      </w:r>
      <w:r w:rsidRPr="00E14631">
        <w:rPr>
          <w:rFonts w:ascii="Arial" w:eastAsia="Times New Roman" w:hAnsi="Arial" w:cs="Arial"/>
          <w:color w:val="273239"/>
          <w:spacing w:val="2"/>
          <w:sz w:val="26"/>
          <w:szCs w:val="26"/>
        </w:rPr>
        <w:br/>
        <w:t> </w:t>
      </w:r>
      <w:r w:rsidR="00BF2AF6">
        <w:rPr>
          <w:color w:val="000000"/>
        </w:rPr>
        <w:t>TOPS for TECH</w:t>
      </w:r>
    </w:p>
    <w:p w:rsidR="00BF2AF6" w:rsidRDefault="00BF2AF6" w:rsidP="00BF2AF6">
      <w:pPr>
        <w:pStyle w:val="NormalWeb"/>
        <w:rPr>
          <w:color w:val="000000"/>
          <w:sz w:val="27"/>
          <w:szCs w:val="27"/>
        </w:rPr>
      </w:pPr>
      <w:r>
        <w:rPr>
          <w:color w:val="000000"/>
          <w:sz w:val="27"/>
          <w:szCs w:val="27"/>
        </w:rPr>
        <w:t>Welcome to TOPS for TECH</w:t>
      </w:r>
    </w:p>
    <w:p w:rsidR="00BF2AF6" w:rsidRDefault="00BF2AF6" w:rsidP="00BF2AF6">
      <w:pPr>
        <w:pStyle w:val="tops"/>
        <w:rPr>
          <w:color w:val="2D0080"/>
          <w:sz w:val="38"/>
          <w:szCs w:val="38"/>
        </w:rPr>
      </w:pPr>
      <w:r>
        <w:rPr>
          <w:color w:val="2D0080"/>
          <w:sz w:val="38"/>
          <w:szCs w:val="38"/>
        </w:rPr>
        <w:t>A Computer Science portal for TOPS</w:t>
      </w:r>
    </w:p>
    <w:p w:rsidR="00E14631" w:rsidRPr="00E14631" w:rsidRDefault="00E14631" w:rsidP="00E14631">
      <w:pPr>
        <w:shd w:val="clear" w:color="auto" w:fill="FFFFFF"/>
        <w:spacing w:after="0" w:line="240" w:lineRule="auto"/>
        <w:textAlignment w:val="baseline"/>
        <w:rPr>
          <w:rFonts w:ascii="Arial" w:eastAsia="Times New Roman" w:hAnsi="Arial" w:cs="Arial"/>
          <w:color w:val="273239"/>
          <w:spacing w:val="2"/>
          <w:sz w:val="26"/>
          <w:szCs w:val="26"/>
        </w:rPr>
      </w:pPr>
    </w:p>
    <w:p w:rsidR="00E14631" w:rsidRPr="00E14631" w:rsidRDefault="0050576F" w:rsidP="00E14631">
      <w:pPr>
        <w:shd w:val="clear" w:color="auto" w:fill="FFFFFF"/>
        <w:spacing w:after="150" w:line="240" w:lineRule="auto"/>
        <w:textAlignment w:val="baseline"/>
        <w:rPr>
          <w:rFonts w:ascii="Arial" w:eastAsia="Times New Roman" w:hAnsi="Arial" w:cs="Arial"/>
          <w:color w:val="273239"/>
          <w:spacing w:val="2"/>
          <w:sz w:val="26"/>
          <w:szCs w:val="26"/>
        </w:rPr>
      </w:pPr>
      <w:r w:rsidRPr="0050576F">
        <w:rPr>
          <w:rFonts w:ascii="Arial" w:eastAsia="Times New Roman" w:hAnsi="Arial" w:cs="Arial"/>
          <w:color w:val="273239"/>
          <w:spacing w:val="2"/>
          <w:sz w:val="26"/>
          <w:szCs w:val="26"/>
        </w:rPr>
        <w:pict>
          <v:shape id="_x0000_i1033" type="#_x0000_t75" alt="" style="width:24pt;height:24pt"/>
        </w:pict>
      </w:r>
    </w:p>
    <w:p w:rsidR="00EF2292" w:rsidRDefault="00EF2292" w:rsidP="00FD3EE8"/>
    <w:p w:rsidR="00E14631" w:rsidRDefault="00E14631" w:rsidP="00FD3EE8">
      <w:pPr>
        <w:rPr>
          <w:sz w:val="32"/>
          <w:szCs w:val="32"/>
        </w:rPr>
      </w:pPr>
      <w:r>
        <w:rPr>
          <w:sz w:val="32"/>
          <w:szCs w:val="32"/>
        </w:rPr>
        <w:lastRenderedPageBreak/>
        <w:t xml:space="preserve">WHAT ARE THE VARIOUS FORMATTING TAGS IN </w:t>
      </w:r>
      <w:proofErr w:type="gramStart"/>
      <w:r>
        <w:rPr>
          <w:sz w:val="32"/>
          <w:szCs w:val="32"/>
        </w:rPr>
        <w:t>HTML ?</w:t>
      </w:r>
      <w:proofErr w:type="gramEnd"/>
    </w:p>
    <w:p w:rsidR="001F162B" w:rsidRDefault="001F162B" w:rsidP="001F162B">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Formatting Elements</w:t>
      </w:r>
    </w:p>
    <w:p w:rsidR="001F162B" w:rsidRDefault="001F162B" w:rsidP="001F162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Formatting elements were designed to display special types of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&lt;b&gt;</w:t>
      </w:r>
      <w:r>
        <w:rPr>
          <w:rFonts w:ascii="Verdana" w:hAnsi="Verdana"/>
          <w:color w:val="000000"/>
          <w:sz w:val="23"/>
          <w:szCs w:val="23"/>
        </w:rPr>
        <w:t> - Bold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&lt;strong&gt;</w:t>
      </w:r>
      <w:r>
        <w:rPr>
          <w:rFonts w:ascii="Verdana" w:hAnsi="Verdana"/>
          <w:color w:val="000000"/>
          <w:sz w:val="23"/>
          <w:szCs w:val="23"/>
        </w:rPr>
        <w:t> - Important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i</w:t>
      </w:r>
      <w:proofErr w:type="spellEnd"/>
      <w:r>
        <w:rPr>
          <w:rStyle w:val="HTMLCode"/>
          <w:rFonts w:ascii="Consolas" w:eastAsiaTheme="majorEastAsia" w:hAnsi="Consolas"/>
          <w:color w:val="DC143C"/>
          <w:sz w:val="24"/>
          <w:szCs w:val="24"/>
        </w:rPr>
        <w:t>&gt;</w:t>
      </w:r>
      <w:r>
        <w:rPr>
          <w:rFonts w:ascii="Verdana" w:hAnsi="Verdana"/>
          <w:color w:val="000000"/>
          <w:sz w:val="23"/>
          <w:szCs w:val="23"/>
        </w:rPr>
        <w:t> - Italic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em</w:t>
      </w:r>
      <w:proofErr w:type="spellEnd"/>
      <w:r>
        <w:rPr>
          <w:rStyle w:val="HTMLCode"/>
          <w:rFonts w:ascii="Consolas" w:eastAsiaTheme="majorEastAsia" w:hAnsi="Consolas"/>
          <w:color w:val="DC143C"/>
          <w:sz w:val="24"/>
          <w:szCs w:val="24"/>
        </w:rPr>
        <w:t>&gt;</w:t>
      </w:r>
      <w:r>
        <w:rPr>
          <w:rFonts w:ascii="Verdana" w:hAnsi="Verdana"/>
          <w:color w:val="000000"/>
          <w:sz w:val="23"/>
          <w:szCs w:val="23"/>
        </w:rPr>
        <w:t> - Emphasized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&lt;mark&gt;</w:t>
      </w:r>
      <w:r>
        <w:rPr>
          <w:rFonts w:ascii="Verdana" w:hAnsi="Verdana"/>
          <w:color w:val="000000"/>
          <w:sz w:val="23"/>
          <w:szCs w:val="23"/>
        </w:rPr>
        <w:t> - Marked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&lt;small&gt;</w:t>
      </w:r>
      <w:r>
        <w:rPr>
          <w:rFonts w:ascii="Verdana" w:hAnsi="Verdana"/>
          <w:color w:val="000000"/>
          <w:sz w:val="23"/>
          <w:szCs w:val="23"/>
        </w:rPr>
        <w:t> - Smaller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&lt;del&gt;</w:t>
      </w:r>
      <w:r>
        <w:rPr>
          <w:rFonts w:ascii="Verdana" w:hAnsi="Verdana"/>
          <w:color w:val="000000"/>
          <w:sz w:val="23"/>
          <w:szCs w:val="23"/>
        </w:rPr>
        <w:t> - Deleted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&lt;ins&gt;</w:t>
      </w:r>
      <w:r>
        <w:rPr>
          <w:rFonts w:ascii="Verdana" w:hAnsi="Verdana"/>
          <w:color w:val="000000"/>
          <w:sz w:val="23"/>
          <w:szCs w:val="23"/>
        </w:rPr>
        <w:t> - Inserted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&lt;sub&gt;</w:t>
      </w:r>
      <w:r>
        <w:rPr>
          <w:rFonts w:ascii="Verdana" w:hAnsi="Verdana"/>
          <w:color w:val="000000"/>
          <w:sz w:val="23"/>
          <w:szCs w:val="23"/>
        </w:rPr>
        <w:t> - Subscript text</w:t>
      </w:r>
    </w:p>
    <w:p w:rsidR="001F162B" w:rsidRDefault="001F162B" w:rsidP="001F162B">
      <w:pPr>
        <w:numPr>
          <w:ilvl w:val="0"/>
          <w:numId w:val="10"/>
        </w:numPr>
        <w:shd w:val="clear" w:color="auto" w:fill="FFFFFF"/>
        <w:spacing w:before="100" w:beforeAutospacing="1" w:after="100" w:afterAutospacing="1" w:line="240" w:lineRule="auto"/>
        <w:rPr>
          <w:rFonts w:ascii="Verdana" w:hAnsi="Verdana"/>
          <w:color w:val="000000"/>
          <w:sz w:val="23"/>
          <w:szCs w:val="23"/>
        </w:rPr>
      </w:pPr>
      <w:r>
        <w:rPr>
          <w:rStyle w:val="HTMLCode"/>
          <w:rFonts w:ascii="Consolas" w:eastAsiaTheme="majorEastAsia" w:hAnsi="Consolas"/>
          <w:color w:val="DC143C"/>
          <w:sz w:val="24"/>
          <w:szCs w:val="24"/>
        </w:rPr>
        <w:t>&lt;sup&gt;</w:t>
      </w:r>
      <w:r>
        <w:rPr>
          <w:rFonts w:ascii="Verdana" w:hAnsi="Verdana"/>
          <w:color w:val="000000"/>
          <w:sz w:val="23"/>
          <w:szCs w:val="23"/>
        </w:rPr>
        <w:t> - Superscript text</w:t>
      </w:r>
    </w:p>
    <w:p w:rsidR="001F162B" w:rsidRDefault="0050576F" w:rsidP="001F162B">
      <w:pPr>
        <w:spacing w:before="300" w:after="300"/>
        <w:rPr>
          <w:rFonts w:ascii="Times New Roman" w:hAnsi="Times New Roman"/>
          <w:sz w:val="24"/>
          <w:szCs w:val="24"/>
        </w:rPr>
      </w:pPr>
      <w:r>
        <w:pict>
          <v:rect id="_x0000_i1034" style="width:0;height:0" o:hralign="center" o:hrstd="t" o:hrnoshade="t" o:hr="t" fillcolor="black" stroked="f"/>
        </w:pict>
      </w:r>
    </w:p>
    <w:p w:rsidR="001F162B" w:rsidRDefault="001F162B" w:rsidP="001F162B">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&lt;b&gt; and &lt;strong&gt; Elements</w:t>
      </w:r>
    </w:p>
    <w:p w:rsidR="001F162B" w:rsidRDefault="001F162B" w:rsidP="001F162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&lt;b&gt;</w:t>
      </w:r>
      <w:r>
        <w:rPr>
          <w:rFonts w:ascii="Verdana" w:hAnsi="Verdana"/>
          <w:color w:val="000000"/>
          <w:sz w:val="23"/>
          <w:szCs w:val="23"/>
        </w:rPr>
        <w:t> element defines bold text, without any extra importance.</w:t>
      </w:r>
    </w:p>
    <w:p w:rsidR="00E14631" w:rsidRDefault="001F162B" w:rsidP="00FD3EE8">
      <w:pPr>
        <w:rPr>
          <w:sz w:val="32"/>
          <w:szCs w:val="32"/>
        </w:rPr>
      </w:pPr>
      <w:r>
        <w:rPr>
          <w:sz w:val="32"/>
          <w:szCs w:val="32"/>
        </w:rPr>
        <w:t>EXAMPLE –</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roofErr w:type="gramStart"/>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DOCTYPE</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html</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D4D4D4"/>
          <w:sz w:val="21"/>
          <w:szCs w:val="21"/>
        </w:rPr>
        <w:t xml:space="preserve"> </w:t>
      </w:r>
      <w:proofErr w:type="spellStart"/>
      <w:proofErr w:type="gramStart"/>
      <w:r w:rsidRPr="00BF2AF6">
        <w:rPr>
          <w:rFonts w:ascii="Consolas" w:eastAsia="Times New Roman" w:hAnsi="Consolas" w:cs="Times New Roman"/>
          <w:color w:val="9CDCFE"/>
          <w:sz w:val="21"/>
          <w:szCs w:val="21"/>
        </w:rPr>
        <w:t>lang</w:t>
      </w:r>
      <w:proofErr w:type="spellEnd"/>
      <w:proofErr w:type="gram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"en"</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head</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proofErr w:type="spellStart"/>
      <w:r w:rsidRPr="00BF2AF6">
        <w:rPr>
          <w:rFonts w:ascii="Consolas" w:eastAsia="Times New Roman" w:hAnsi="Consolas" w:cs="Times New Roman"/>
          <w:color w:val="9CDCFE"/>
          <w:sz w:val="21"/>
          <w:szCs w:val="21"/>
        </w:rPr>
        <w:t>charset</w:t>
      </w:r>
      <w:proofErr w:type="spell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"UTF-8"</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name</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"viewport"</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content</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"width=device-width, initial-scale=1.0"</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roofErr w:type="gramEnd"/>
      <w:r w:rsidRPr="00BF2AF6">
        <w:rPr>
          <w:rFonts w:ascii="Consolas" w:eastAsia="Times New Roman" w:hAnsi="Consolas" w:cs="Times New Roman"/>
          <w:color w:val="D4D4D4"/>
          <w:sz w:val="21"/>
          <w:szCs w:val="21"/>
        </w:rPr>
        <w:t>html id attribute</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body</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r w:rsidRPr="00BF2AF6">
        <w:rPr>
          <w:rFonts w:ascii="Consolas" w:eastAsia="Times New Roman" w:hAnsi="Consolas" w:cs="Times New Roman"/>
          <w:color w:val="D4D4D4"/>
          <w:sz w:val="21"/>
          <w:szCs w:val="21"/>
        </w:rPr>
        <w:t>This text is normal</w:t>
      </w:r>
      <w:proofErr w:type="gramStart"/>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808080"/>
          <w:sz w:val="21"/>
          <w:szCs w:val="21"/>
        </w:rPr>
        <w:t>&lt;</w:t>
      </w:r>
      <w:proofErr w:type="gramEnd"/>
      <w:r w:rsidRPr="00BF2AF6">
        <w:rPr>
          <w:rFonts w:ascii="Consolas" w:eastAsia="Times New Roman" w:hAnsi="Consolas" w:cs="Times New Roman"/>
          <w:color w:val="808080"/>
          <w:sz w:val="21"/>
          <w:szCs w:val="21"/>
        </w:rPr>
        <w: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&gt;&lt;</w:t>
      </w:r>
      <w:r w:rsidRPr="00BF2AF6">
        <w:rPr>
          <w:rFonts w:ascii="Consolas" w:eastAsia="Times New Roman" w:hAnsi="Consolas" w:cs="Times New Roman"/>
          <w:color w:val="569CD6"/>
          <w:sz w:val="21"/>
          <w:szCs w:val="21"/>
        </w:rPr>
        <w:t>b</w:t>
      </w:r>
      <w:r w:rsidRPr="00BF2AF6">
        <w:rPr>
          <w:rFonts w:ascii="Consolas" w:eastAsia="Times New Roman" w:hAnsi="Consolas" w:cs="Times New Roman"/>
          <w:color w:val="808080"/>
          <w:sz w:val="21"/>
          <w:szCs w:val="21"/>
        </w:rPr>
        <w:t>&gt;</w:t>
      </w:r>
      <w:proofErr w:type="gramStart"/>
      <w:r w:rsidRPr="00BF2AF6">
        <w:rPr>
          <w:rFonts w:ascii="Consolas" w:eastAsia="Times New Roman" w:hAnsi="Consolas" w:cs="Times New Roman"/>
          <w:color w:val="D4D4D4"/>
          <w:sz w:val="21"/>
          <w:szCs w:val="21"/>
        </w:rPr>
        <w:t>This</w:t>
      </w:r>
      <w:proofErr w:type="gramEnd"/>
      <w:r w:rsidRPr="00BF2AF6">
        <w:rPr>
          <w:rFonts w:ascii="Consolas" w:eastAsia="Times New Roman" w:hAnsi="Consolas" w:cs="Times New Roman"/>
          <w:color w:val="D4D4D4"/>
          <w:sz w:val="21"/>
          <w:szCs w:val="21"/>
        </w:rPr>
        <w:t xml:space="preserve"> text is bold.</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b</w:t>
      </w:r>
      <w:r w:rsidRPr="00BF2AF6">
        <w:rPr>
          <w:rFonts w:ascii="Consolas" w:eastAsia="Times New Roman" w:hAnsi="Consolas" w:cs="Times New Roman"/>
          <w:color w:val="808080"/>
          <w:sz w:val="21"/>
          <w:szCs w:val="21"/>
        </w:rPr>
        <w:t>&gt;&lt;/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body</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808080"/>
          <w:sz w:val="21"/>
          <w:szCs w:val="21"/>
        </w:rPr>
        <w:t>&gt;</w:t>
      </w:r>
    </w:p>
    <w:p w:rsidR="00BF2AF6" w:rsidRDefault="00BF2AF6" w:rsidP="00FD3EE8">
      <w:pPr>
        <w:rPr>
          <w:sz w:val="32"/>
          <w:szCs w:val="32"/>
        </w:rPr>
      </w:pPr>
      <w:r>
        <w:rPr>
          <w:sz w:val="32"/>
          <w:szCs w:val="32"/>
        </w:rPr>
        <w:t>OUTPUT</w:t>
      </w:r>
    </w:p>
    <w:p w:rsidR="00BF2AF6" w:rsidRDefault="00BF2AF6" w:rsidP="00BF2AF6">
      <w:pPr>
        <w:pStyle w:val="NormalWeb"/>
        <w:rPr>
          <w:color w:val="000000"/>
          <w:sz w:val="27"/>
          <w:szCs w:val="27"/>
        </w:rPr>
      </w:pPr>
      <w:r>
        <w:rPr>
          <w:color w:val="000000"/>
          <w:sz w:val="27"/>
          <w:szCs w:val="27"/>
        </w:rPr>
        <w:lastRenderedPageBreak/>
        <w:t>This text is normal.</w:t>
      </w:r>
    </w:p>
    <w:p w:rsidR="00BF2AF6" w:rsidRDefault="00BF2AF6" w:rsidP="00BF2AF6">
      <w:pPr>
        <w:pStyle w:val="NormalWeb"/>
        <w:rPr>
          <w:color w:val="000000"/>
          <w:sz w:val="27"/>
          <w:szCs w:val="27"/>
        </w:rPr>
      </w:pPr>
      <w:r>
        <w:rPr>
          <w:b/>
          <w:bCs/>
          <w:color w:val="000000"/>
          <w:sz w:val="27"/>
          <w:szCs w:val="27"/>
        </w:rPr>
        <w:t>This text is bold.</w:t>
      </w:r>
    </w:p>
    <w:p w:rsidR="00BF2AF6" w:rsidRDefault="00BF2AF6" w:rsidP="00FD3EE8">
      <w:pPr>
        <w:rPr>
          <w:sz w:val="32"/>
          <w:szCs w:val="32"/>
        </w:rPr>
      </w:pPr>
    </w:p>
    <w:p w:rsidR="001F162B" w:rsidRDefault="001F162B" w:rsidP="001F162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sz w:val="24"/>
          <w:szCs w:val="24"/>
        </w:rPr>
        <w:t>&lt;strong&gt;</w:t>
      </w:r>
      <w:r>
        <w:rPr>
          <w:rFonts w:ascii="Verdana" w:hAnsi="Verdana"/>
          <w:color w:val="000000"/>
          <w:sz w:val="23"/>
          <w:szCs w:val="23"/>
        </w:rPr>
        <w:t> element defines text with strong importance. The content inside is typically displayed in bold.</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roofErr w:type="gramStart"/>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DOCTYPE</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html</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D4D4D4"/>
          <w:sz w:val="21"/>
          <w:szCs w:val="21"/>
        </w:rPr>
        <w:t xml:space="preserve"> </w:t>
      </w:r>
      <w:proofErr w:type="spellStart"/>
      <w:proofErr w:type="gramStart"/>
      <w:r w:rsidRPr="00BF2AF6">
        <w:rPr>
          <w:rFonts w:ascii="Consolas" w:eastAsia="Times New Roman" w:hAnsi="Consolas" w:cs="Times New Roman"/>
          <w:color w:val="9CDCFE"/>
          <w:sz w:val="21"/>
          <w:szCs w:val="21"/>
        </w:rPr>
        <w:t>lang</w:t>
      </w:r>
      <w:proofErr w:type="spellEnd"/>
      <w:proofErr w:type="gram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"en"</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head</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proofErr w:type="spellStart"/>
      <w:r w:rsidRPr="00BF2AF6">
        <w:rPr>
          <w:rFonts w:ascii="Consolas" w:eastAsia="Times New Roman" w:hAnsi="Consolas" w:cs="Times New Roman"/>
          <w:color w:val="9CDCFE"/>
          <w:sz w:val="21"/>
          <w:szCs w:val="21"/>
        </w:rPr>
        <w:t>charset</w:t>
      </w:r>
      <w:proofErr w:type="spell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"UTF-8"</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name</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"viewport"</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content</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"width=device-width, initial-scale=1.0"</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roofErr w:type="gramEnd"/>
      <w:r w:rsidRPr="00BF2AF6">
        <w:rPr>
          <w:rFonts w:ascii="Consolas" w:eastAsia="Times New Roman" w:hAnsi="Consolas" w:cs="Times New Roman"/>
          <w:color w:val="D4D4D4"/>
          <w:sz w:val="21"/>
          <w:szCs w:val="21"/>
        </w:rPr>
        <w:t>html id attribute</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body</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r w:rsidRPr="00BF2AF6">
        <w:rPr>
          <w:rFonts w:ascii="Consolas" w:eastAsia="Times New Roman" w:hAnsi="Consolas" w:cs="Times New Roman"/>
          <w:color w:val="D4D4D4"/>
          <w:sz w:val="21"/>
          <w:szCs w:val="21"/>
        </w:rPr>
        <w:t>This text is normal</w:t>
      </w:r>
      <w:proofErr w:type="gramStart"/>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808080"/>
          <w:sz w:val="21"/>
          <w:szCs w:val="21"/>
        </w:rPr>
        <w:t>&lt;</w:t>
      </w:r>
      <w:proofErr w:type="gramEnd"/>
      <w:r w:rsidRPr="00BF2AF6">
        <w:rPr>
          <w:rFonts w:ascii="Consolas" w:eastAsia="Times New Roman" w:hAnsi="Consolas" w:cs="Times New Roman"/>
          <w:color w:val="808080"/>
          <w:sz w:val="21"/>
          <w:szCs w:val="21"/>
        </w:rPr>
        <w: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&gt;&lt;</w:t>
      </w:r>
      <w:r w:rsidRPr="00BF2AF6">
        <w:rPr>
          <w:rFonts w:ascii="Consolas" w:eastAsia="Times New Roman" w:hAnsi="Consolas" w:cs="Times New Roman"/>
          <w:color w:val="569CD6"/>
          <w:sz w:val="21"/>
          <w:szCs w:val="21"/>
        </w:rPr>
        <w:t>strong</w:t>
      </w:r>
      <w:r w:rsidRPr="00BF2AF6">
        <w:rPr>
          <w:rFonts w:ascii="Consolas" w:eastAsia="Times New Roman" w:hAnsi="Consolas" w:cs="Times New Roman"/>
          <w:color w:val="808080"/>
          <w:sz w:val="21"/>
          <w:szCs w:val="21"/>
        </w:rPr>
        <w:t>&gt;</w:t>
      </w:r>
      <w:r w:rsidRPr="00BF2AF6">
        <w:rPr>
          <w:rFonts w:ascii="Consolas" w:eastAsia="Times New Roman" w:hAnsi="Consolas" w:cs="Times New Roman"/>
          <w:color w:val="D4D4D4"/>
          <w:sz w:val="21"/>
          <w:szCs w:val="21"/>
        </w:rPr>
        <w:t>This text is important</w:t>
      </w:r>
      <w:proofErr w:type="gramStart"/>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808080"/>
          <w:sz w:val="21"/>
          <w:szCs w:val="21"/>
        </w:rPr>
        <w:t>&lt;</w:t>
      </w:r>
      <w:proofErr w:type="gramEnd"/>
      <w:r w:rsidRPr="00BF2AF6">
        <w:rPr>
          <w:rFonts w:ascii="Consolas" w:eastAsia="Times New Roman" w:hAnsi="Consolas" w:cs="Times New Roman"/>
          <w:color w:val="808080"/>
          <w:sz w:val="21"/>
          <w:szCs w:val="21"/>
        </w:rPr>
        <w:t>/</w:t>
      </w:r>
      <w:r w:rsidRPr="00BF2AF6">
        <w:rPr>
          <w:rFonts w:ascii="Consolas" w:eastAsia="Times New Roman" w:hAnsi="Consolas" w:cs="Times New Roman"/>
          <w:color w:val="569CD6"/>
          <w:sz w:val="21"/>
          <w:szCs w:val="21"/>
        </w:rPr>
        <w:t>strong</w:t>
      </w:r>
      <w:r w:rsidRPr="00BF2AF6">
        <w:rPr>
          <w:rFonts w:ascii="Consolas" w:eastAsia="Times New Roman" w:hAnsi="Consolas" w:cs="Times New Roman"/>
          <w:color w:val="808080"/>
          <w:sz w:val="21"/>
          <w:szCs w:val="21"/>
        </w:rPr>
        <w:t>&gt;&lt;/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body</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808080"/>
          <w:sz w:val="21"/>
          <w:szCs w:val="21"/>
        </w:rPr>
        <w:t>&gt;</w:t>
      </w:r>
    </w:p>
    <w:p w:rsidR="001F162B" w:rsidRDefault="001F162B" w:rsidP="001F162B">
      <w:pPr>
        <w:pStyle w:val="NormalWeb"/>
        <w:shd w:val="clear" w:color="auto" w:fill="FFFFFF"/>
        <w:spacing w:before="288" w:beforeAutospacing="0" w:after="288" w:afterAutospacing="0"/>
        <w:rPr>
          <w:rFonts w:ascii="Verdana" w:hAnsi="Verdana"/>
          <w:color w:val="000000"/>
          <w:sz w:val="23"/>
          <w:szCs w:val="23"/>
        </w:rPr>
      </w:pPr>
    </w:p>
    <w:p w:rsidR="001F162B" w:rsidRDefault="001F162B" w:rsidP="00FD3EE8">
      <w:pPr>
        <w:rPr>
          <w:sz w:val="32"/>
          <w:szCs w:val="32"/>
        </w:rPr>
      </w:pPr>
      <w:r>
        <w:rPr>
          <w:sz w:val="32"/>
          <w:szCs w:val="32"/>
        </w:rPr>
        <w:t>OUTPUT</w:t>
      </w:r>
    </w:p>
    <w:p w:rsidR="001F162B" w:rsidRDefault="001F162B" w:rsidP="001F162B">
      <w:pPr>
        <w:pStyle w:val="NormalWeb"/>
        <w:rPr>
          <w:color w:val="000000"/>
          <w:sz w:val="27"/>
          <w:szCs w:val="27"/>
        </w:rPr>
      </w:pPr>
      <w:r>
        <w:rPr>
          <w:color w:val="000000"/>
          <w:sz w:val="27"/>
          <w:szCs w:val="27"/>
        </w:rPr>
        <w:t>This text is normal.</w:t>
      </w:r>
    </w:p>
    <w:p w:rsidR="001F162B" w:rsidRDefault="001F162B" w:rsidP="001F162B">
      <w:pPr>
        <w:pStyle w:val="NormalWeb"/>
        <w:rPr>
          <w:color w:val="000000"/>
          <w:sz w:val="27"/>
          <w:szCs w:val="27"/>
        </w:rPr>
      </w:pPr>
      <w:r>
        <w:rPr>
          <w:rStyle w:val="Strong"/>
          <w:rFonts w:eastAsiaTheme="majorEastAsia"/>
          <w:color w:val="000000"/>
          <w:sz w:val="27"/>
          <w:szCs w:val="27"/>
        </w:rPr>
        <w:t>This text is important!</w:t>
      </w:r>
    </w:p>
    <w:p w:rsidR="001F162B" w:rsidRDefault="001F162B" w:rsidP="00FD3EE8">
      <w:pPr>
        <w:rPr>
          <w:sz w:val="32"/>
          <w:szCs w:val="32"/>
        </w:rPr>
      </w:pPr>
    </w:p>
    <w:p w:rsidR="001F162B" w:rsidRDefault="001F162B" w:rsidP="001F162B">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&lt;</w:t>
      </w:r>
      <w:proofErr w:type="spellStart"/>
      <w:r>
        <w:rPr>
          <w:rFonts w:ascii="Segoe UI" w:hAnsi="Segoe UI" w:cs="Segoe UI"/>
          <w:b w:val="0"/>
          <w:bCs w:val="0"/>
          <w:color w:val="000000"/>
          <w:sz w:val="48"/>
          <w:szCs w:val="48"/>
        </w:rPr>
        <w:t>i</w:t>
      </w:r>
      <w:proofErr w:type="spellEnd"/>
      <w:r>
        <w:rPr>
          <w:rFonts w:ascii="Segoe UI" w:hAnsi="Segoe UI" w:cs="Segoe UI"/>
          <w:b w:val="0"/>
          <w:bCs w:val="0"/>
          <w:color w:val="000000"/>
          <w:sz w:val="48"/>
          <w:szCs w:val="48"/>
        </w:rPr>
        <w:t>&gt; and &lt;</w:t>
      </w:r>
      <w:proofErr w:type="spellStart"/>
      <w:r>
        <w:rPr>
          <w:rFonts w:ascii="Segoe UI" w:hAnsi="Segoe UI" w:cs="Segoe UI"/>
          <w:b w:val="0"/>
          <w:bCs w:val="0"/>
          <w:color w:val="000000"/>
          <w:sz w:val="48"/>
          <w:szCs w:val="48"/>
        </w:rPr>
        <w:t>em</w:t>
      </w:r>
      <w:proofErr w:type="spellEnd"/>
      <w:r>
        <w:rPr>
          <w:rFonts w:ascii="Segoe UI" w:hAnsi="Segoe UI" w:cs="Segoe UI"/>
          <w:b w:val="0"/>
          <w:bCs w:val="0"/>
          <w:color w:val="000000"/>
          <w:sz w:val="48"/>
          <w:szCs w:val="48"/>
        </w:rPr>
        <w:t>&gt; Elements</w:t>
      </w:r>
    </w:p>
    <w:p w:rsidR="001F162B" w:rsidRDefault="001F162B" w:rsidP="001F162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w:t>
      </w:r>
      <w:proofErr w:type="spellStart"/>
      <w:r>
        <w:rPr>
          <w:rStyle w:val="HTMLCode"/>
          <w:rFonts w:ascii="Consolas" w:eastAsiaTheme="majorEastAsia" w:hAnsi="Consolas"/>
          <w:color w:val="DC143C"/>
        </w:rPr>
        <w:t>i</w:t>
      </w:r>
      <w:proofErr w:type="spellEnd"/>
      <w:r>
        <w:rPr>
          <w:rStyle w:val="HTMLCode"/>
          <w:rFonts w:ascii="Consolas" w:eastAsiaTheme="majorEastAsia" w:hAnsi="Consolas"/>
          <w:color w:val="DC143C"/>
        </w:rPr>
        <w:t>&gt;</w:t>
      </w:r>
      <w:r>
        <w:rPr>
          <w:rFonts w:ascii="Verdana" w:hAnsi="Verdana"/>
          <w:color w:val="000000"/>
          <w:sz w:val="23"/>
          <w:szCs w:val="23"/>
        </w:rPr>
        <w:t> element defines a part of text in an alternate voice or mood. The content inside is typically displayed in italic.</w:t>
      </w:r>
    </w:p>
    <w:p w:rsidR="001F162B" w:rsidRDefault="001F162B" w:rsidP="001F162B">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roofErr w:type="gramStart"/>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DOCTYPE</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html</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D4D4D4"/>
          <w:sz w:val="21"/>
          <w:szCs w:val="21"/>
        </w:rPr>
        <w:t xml:space="preserve"> </w:t>
      </w:r>
      <w:proofErr w:type="spellStart"/>
      <w:proofErr w:type="gramStart"/>
      <w:r w:rsidRPr="00BF2AF6">
        <w:rPr>
          <w:rFonts w:ascii="Consolas" w:eastAsia="Times New Roman" w:hAnsi="Consolas" w:cs="Times New Roman"/>
          <w:color w:val="9CDCFE"/>
          <w:sz w:val="21"/>
          <w:szCs w:val="21"/>
        </w:rPr>
        <w:t>lang</w:t>
      </w:r>
      <w:proofErr w:type="spellEnd"/>
      <w:proofErr w:type="gram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"en"</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head</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proofErr w:type="spellStart"/>
      <w:r w:rsidRPr="00BF2AF6">
        <w:rPr>
          <w:rFonts w:ascii="Consolas" w:eastAsia="Times New Roman" w:hAnsi="Consolas" w:cs="Times New Roman"/>
          <w:color w:val="9CDCFE"/>
          <w:sz w:val="21"/>
          <w:szCs w:val="21"/>
        </w:rPr>
        <w:t>charset</w:t>
      </w:r>
      <w:proofErr w:type="spellEnd"/>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"UTF-8"</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meta</w:t>
      </w:r>
      <w:proofErr w:type="gramEnd"/>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name</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"viewport"</w:t>
      </w: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9CDCFE"/>
          <w:sz w:val="21"/>
          <w:szCs w:val="21"/>
        </w:rPr>
        <w:t>content</w:t>
      </w:r>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CE9178"/>
          <w:sz w:val="21"/>
          <w:szCs w:val="21"/>
        </w:rPr>
        <w:t>"width=device-width, initial-scale=1.0"</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roofErr w:type="gramEnd"/>
      <w:r w:rsidRPr="00BF2AF6">
        <w:rPr>
          <w:rFonts w:ascii="Consolas" w:eastAsia="Times New Roman" w:hAnsi="Consolas" w:cs="Times New Roman"/>
          <w:color w:val="D4D4D4"/>
          <w:sz w:val="21"/>
          <w:szCs w:val="21"/>
        </w:rPr>
        <w:t>html id attribute</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title</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proofErr w:type="gramStart"/>
      <w:r w:rsidRPr="00BF2AF6">
        <w:rPr>
          <w:rFonts w:ascii="Consolas" w:eastAsia="Times New Roman" w:hAnsi="Consolas" w:cs="Times New Roman"/>
          <w:color w:val="569CD6"/>
          <w:sz w:val="21"/>
          <w:szCs w:val="21"/>
        </w:rPr>
        <w:t>body</w:t>
      </w:r>
      <w:proofErr w:type="gramEnd"/>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D4D4D4"/>
          <w:sz w:val="21"/>
          <w:szCs w:val="21"/>
        </w:rPr>
        <w:t xml:space="preserve">        </w:t>
      </w: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r w:rsidRPr="00BF2AF6">
        <w:rPr>
          <w:rFonts w:ascii="Consolas" w:eastAsia="Times New Roman" w:hAnsi="Consolas" w:cs="Times New Roman"/>
          <w:color w:val="D4D4D4"/>
          <w:sz w:val="21"/>
          <w:szCs w:val="21"/>
        </w:rPr>
        <w:t>This text is normal</w:t>
      </w:r>
      <w:proofErr w:type="gramStart"/>
      <w:r w:rsidRPr="00BF2AF6">
        <w:rPr>
          <w:rFonts w:ascii="Consolas" w:eastAsia="Times New Roman" w:hAnsi="Consolas" w:cs="Times New Roman"/>
          <w:color w:val="D4D4D4"/>
          <w:sz w:val="21"/>
          <w:szCs w:val="21"/>
        </w:rPr>
        <w:t>.</w:t>
      </w:r>
      <w:r w:rsidRPr="00BF2AF6">
        <w:rPr>
          <w:rFonts w:ascii="Consolas" w:eastAsia="Times New Roman" w:hAnsi="Consolas" w:cs="Times New Roman"/>
          <w:color w:val="808080"/>
          <w:sz w:val="21"/>
          <w:szCs w:val="21"/>
        </w:rPr>
        <w:t>&lt;</w:t>
      </w:r>
      <w:proofErr w:type="gramEnd"/>
      <w:r w:rsidRPr="00BF2AF6">
        <w:rPr>
          <w:rFonts w:ascii="Consolas" w:eastAsia="Times New Roman" w:hAnsi="Consolas" w:cs="Times New Roman"/>
          <w:color w:val="808080"/>
          <w:sz w:val="21"/>
          <w:szCs w:val="21"/>
        </w:rPr>
        <w: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&gt;&lt;</w:t>
      </w:r>
      <w:proofErr w:type="spellStart"/>
      <w:r w:rsidRPr="00BF2AF6">
        <w:rPr>
          <w:rFonts w:ascii="Consolas" w:eastAsia="Times New Roman" w:hAnsi="Consolas" w:cs="Times New Roman"/>
          <w:color w:val="569CD6"/>
          <w:sz w:val="21"/>
          <w:szCs w:val="21"/>
        </w:rPr>
        <w:t>i</w:t>
      </w:r>
      <w:proofErr w:type="spellEnd"/>
      <w:r w:rsidRPr="00BF2AF6">
        <w:rPr>
          <w:rFonts w:ascii="Consolas" w:eastAsia="Times New Roman" w:hAnsi="Consolas" w:cs="Times New Roman"/>
          <w:color w:val="808080"/>
          <w:sz w:val="21"/>
          <w:szCs w:val="21"/>
        </w:rPr>
        <w:t>&gt;</w:t>
      </w:r>
      <w:proofErr w:type="gramStart"/>
      <w:r w:rsidRPr="00BF2AF6">
        <w:rPr>
          <w:rFonts w:ascii="Consolas" w:eastAsia="Times New Roman" w:hAnsi="Consolas" w:cs="Times New Roman"/>
          <w:color w:val="D4D4D4"/>
          <w:sz w:val="21"/>
          <w:szCs w:val="21"/>
        </w:rPr>
        <w:t>This</w:t>
      </w:r>
      <w:proofErr w:type="gramEnd"/>
      <w:r w:rsidRPr="00BF2AF6">
        <w:rPr>
          <w:rFonts w:ascii="Consolas" w:eastAsia="Times New Roman" w:hAnsi="Consolas" w:cs="Times New Roman"/>
          <w:color w:val="D4D4D4"/>
          <w:sz w:val="21"/>
          <w:szCs w:val="21"/>
        </w:rPr>
        <w:t xml:space="preserve"> text is italic.</w:t>
      </w:r>
      <w:r w:rsidRPr="00BF2AF6">
        <w:rPr>
          <w:rFonts w:ascii="Consolas" w:eastAsia="Times New Roman" w:hAnsi="Consolas" w:cs="Times New Roman"/>
          <w:color w:val="808080"/>
          <w:sz w:val="21"/>
          <w:szCs w:val="21"/>
        </w:rPr>
        <w:t>&lt;/</w:t>
      </w:r>
      <w:proofErr w:type="spellStart"/>
      <w:r w:rsidRPr="00BF2AF6">
        <w:rPr>
          <w:rFonts w:ascii="Consolas" w:eastAsia="Times New Roman" w:hAnsi="Consolas" w:cs="Times New Roman"/>
          <w:color w:val="569CD6"/>
          <w:sz w:val="21"/>
          <w:szCs w:val="21"/>
        </w:rPr>
        <w:t>i</w:t>
      </w:r>
      <w:proofErr w:type="spellEnd"/>
      <w:r w:rsidRPr="00BF2AF6">
        <w:rPr>
          <w:rFonts w:ascii="Consolas" w:eastAsia="Times New Roman" w:hAnsi="Consolas" w:cs="Times New Roman"/>
          <w:color w:val="808080"/>
          <w:sz w:val="21"/>
          <w:szCs w:val="21"/>
        </w:rPr>
        <w:t>&gt;&lt;/</w:t>
      </w:r>
      <w:r w:rsidRPr="00BF2AF6">
        <w:rPr>
          <w:rFonts w:ascii="Consolas" w:eastAsia="Times New Roman" w:hAnsi="Consolas" w:cs="Times New Roman"/>
          <w:color w:val="569CD6"/>
          <w:sz w:val="21"/>
          <w:szCs w:val="21"/>
        </w:rPr>
        <w:t>p</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body</w:t>
      </w:r>
      <w:r w:rsidRPr="00BF2AF6">
        <w:rPr>
          <w:rFonts w:ascii="Consolas" w:eastAsia="Times New Roman" w:hAnsi="Consolas" w:cs="Times New Roman"/>
          <w:color w:val="808080"/>
          <w:sz w:val="21"/>
          <w:szCs w:val="21"/>
        </w:rPr>
        <w:t>&gt;</w:t>
      </w:r>
    </w:p>
    <w:p w:rsidR="00BF2AF6" w:rsidRPr="00BF2AF6" w:rsidRDefault="00BF2AF6" w:rsidP="00BF2AF6">
      <w:pPr>
        <w:shd w:val="clear" w:color="auto" w:fill="1E1E1E"/>
        <w:spacing w:after="0" w:line="285" w:lineRule="atLeast"/>
        <w:rPr>
          <w:rFonts w:ascii="Consolas" w:eastAsia="Times New Roman" w:hAnsi="Consolas" w:cs="Times New Roman"/>
          <w:color w:val="D4D4D4"/>
          <w:sz w:val="21"/>
          <w:szCs w:val="21"/>
        </w:rPr>
      </w:pPr>
      <w:r w:rsidRPr="00BF2AF6">
        <w:rPr>
          <w:rFonts w:ascii="Consolas" w:eastAsia="Times New Roman" w:hAnsi="Consolas" w:cs="Times New Roman"/>
          <w:color w:val="808080"/>
          <w:sz w:val="21"/>
          <w:szCs w:val="21"/>
        </w:rPr>
        <w:t>&lt;/</w:t>
      </w:r>
      <w:r w:rsidRPr="00BF2AF6">
        <w:rPr>
          <w:rFonts w:ascii="Consolas" w:eastAsia="Times New Roman" w:hAnsi="Consolas" w:cs="Times New Roman"/>
          <w:color w:val="569CD6"/>
          <w:sz w:val="21"/>
          <w:szCs w:val="21"/>
        </w:rPr>
        <w:t>html</w:t>
      </w:r>
      <w:r w:rsidRPr="00BF2AF6">
        <w:rPr>
          <w:rFonts w:ascii="Consolas" w:eastAsia="Times New Roman" w:hAnsi="Consolas" w:cs="Times New Roman"/>
          <w:color w:val="808080"/>
          <w:sz w:val="21"/>
          <w:szCs w:val="21"/>
        </w:rPr>
        <w:t>&gt;</w:t>
      </w:r>
    </w:p>
    <w:p w:rsidR="001F162B" w:rsidRDefault="001F162B" w:rsidP="001F162B">
      <w:pPr>
        <w:rPr>
          <w:sz w:val="32"/>
          <w:szCs w:val="32"/>
        </w:rPr>
      </w:pPr>
    </w:p>
    <w:p w:rsidR="001F162B" w:rsidRDefault="001F162B" w:rsidP="001F162B">
      <w:pPr>
        <w:rPr>
          <w:sz w:val="32"/>
          <w:szCs w:val="32"/>
        </w:rPr>
      </w:pPr>
      <w:r>
        <w:rPr>
          <w:sz w:val="32"/>
          <w:szCs w:val="32"/>
        </w:rPr>
        <w:t>OUTPUT-</w:t>
      </w:r>
    </w:p>
    <w:p w:rsidR="001F162B" w:rsidRDefault="001F162B" w:rsidP="001F162B">
      <w:pPr>
        <w:pStyle w:val="NormalWeb"/>
        <w:rPr>
          <w:color w:val="000000"/>
          <w:sz w:val="27"/>
          <w:szCs w:val="27"/>
        </w:rPr>
      </w:pPr>
      <w:r>
        <w:rPr>
          <w:color w:val="000000"/>
          <w:sz w:val="27"/>
          <w:szCs w:val="27"/>
        </w:rPr>
        <w:t>This text is normal.</w:t>
      </w:r>
    </w:p>
    <w:p w:rsidR="001F162B" w:rsidRDefault="001F162B" w:rsidP="001F162B">
      <w:pPr>
        <w:pStyle w:val="NormalWeb"/>
        <w:rPr>
          <w:color w:val="000000"/>
          <w:sz w:val="27"/>
          <w:szCs w:val="27"/>
        </w:rPr>
      </w:pPr>
      <w:r>
        <w:rPr>
          <w:i/>
          <w:iCs/>
          <w:color w:val="000000"/>
          <w:sz w:val="27"/>
          <w:szCs w:val="27"/>
        </w:rPr>
        <w:t>This text is italic.</w:t>
      </w:r>
    </w:p>
    <w:p w:rsidR="001F162B" w:rsidRDefault="001F162B" w:rsidP="001F162B">
      <w:pPr>
        <w:rPr>
          <w:sz w:val="32"/>
          <w:szCs w:val="32"/>
        </w:rPr>
      </w:pPr>
    </w:p>
    <w:p w:rsidR="001F162B" w:rsidRDefault="003C0F9C" w:rsidP="001F162B">
      <w:pPr>
        <w:rPr>
          <w:rFonts w:ascii="Verdana" w:hAnsi="Verdana"/>
          <w:color w:val="000000"/>
          <w:sz w:val="23"/>
          <w:szCs w:val="23"/>
          <w:shd w:val="clear" w:color="auto" w:fill="FFFFFF"/>
        </w:rPr>
      </w:pP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element defines emphasized text. The content inside is typically displayed in italic.</w:t>
      </w:r>
    </w:p>
    <w:p w:rsidR="003C0F9C" w:rsidRDefault="003C0F9C" w:rsidP="003C0F9C">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proofErr w:type="gramStart"/>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DOCTYPE</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html</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D4D4D4"/>
          <w:sz w:val="21"/>
          <w:szCs w:val="21"/>
        </w:rPr>
        <w:t xml:space="preserve"> </w:t>
      </w:r>
      <w:proofErr w:type="spellStart"/>
      <w:proofErr w:type="gramStart"/>
      <w:r w:rsidRPr="00F02E9B">
        <w:rPr>
          <w:rFonts w:ascii="Consolas" w:eastAsia="Times New Roman" w:hAnsi="Consolas" w:cs="Times New Roman"/>
          <w:color w:val="9CDCFE"/>
          <w:sz w:val="21"/>
          <w:szCs w:val="21"/>
        </w:rPr>
        <w:t>lang</w:t>
      </w:r>
      <w:proofErr w:type="spellEnd"/>
      <w:proofErr w:type="gram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"en"</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head</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proofErr w:type="spellStart"/>
      <w:r w:rsidRPr="00F02E9B">
        <w:rPr>
          <w:rFonts w:ascii="Consolas" w:eastAsia="Times New Roman" w:hAnsi="Consolas" w:cs="Times New Roman"/>
          <w:color w:val="9CDCFE"/>
          <w:sz w:val="21"/>
          <w:szCs w:val="21"/>
        </w:rPr>
        <w:t>charset</w:t>
      </w:r>
      <w:proofErr w:type="spell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"UTF-8"</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name</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"viewport"</w:t>
      </w: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content</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"width=device-width, initial-scale=1.0"</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roofErr w:type="gramEnd"/>
      <w:r w:rsidRPr="00F02E9B">
        <w:rPr>
          <w:rFonts w:ascii="Consolas" w:eastAsia="Times New Roman" w:hAnsi="Consolas" w:cs="Times New Roman"/>
          <w:color w:val="D4D4D4"/>
          <w:sz w:val="21"/>
          <w:szCs w:val="21"/>
        </w:rPr>
        <w:t>html id attribute</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body</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This text is normal</w:t>
      </w:r>
      <w:proofErr w:type="gramStart"/>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808080"/>
          <w:sz w:val="21"/>
          <w:szCs w:val="21"/>
        </w:rPr>
        <w:t>&lt;</w:t>
      </w:r>
      <w:proofErr w:type="gramEnd"/>
      <w:r w:rsidRPr="00F02E9B">
        <w:rPr>
          <w:rFonts w:ascii="Consolas" w:eastAsia="Times New Roman" w:hAnsi="Consolas" w:cs="Times New Roman"/>
          <w:color w:val="808080"/>
          <w:sz w:val="21"/>
          <w:szCs w:val="21"/>
        </w:rPr>
        <w: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&gt;&lt;</w:t>
      </w:r>
      <w:proofErr w:type="spellStart"/>
      <w:r w:rsidRPr="00F02E9B">
        <w:rPr>
          <w:rFonts w:ascii="Consolas" w:eastAsia="Times New Roman" w:hAnsi="Consolas" w:cs="Times New Roman"/>
          <w:color w:val="569CD6"/>
          <w:sz w:val="21"/>
          <w:szCs w:val="21"/>
        </w:rPr>
        <w:t>em</w:t>
      </w:r>
      <w:proofErr w:type="spellEnd"/>
      <w:r w:rsidRPr="00F02E9B">
        <w:rPr>
          <w:rFonts w:ascii="Consolas" w:eastAsia="Times New Roman" w:hAnsi="Consolas" w:cs="Times New Roman"/>
          <w:color w:val="808080"/>
          <w:sz w:val="21"/>
          <w:szCs w:val="21"/>
        </w:rPr>
        <w:t>&gt;</w:t>
      </w:r>
      <w:proofErr w:type="gramStart"/>
      <w:r w:rsidRPr="00F02E9B">
        <w:rPr>
          <w:rFonts w:ascii="Consolas" w:eastAsia="Times New Roman" w:hAnsi="Consolas" w:cs="Times New Roman"/>
          <w:color w:val="D4D4D4"/>
          <w:sz w:val="21"/>
          <w:szCs w:val="21"/>
        </w:rPr>
        <w:t>This</w:t>
      </w:r>
      <w:proofErr w:type="gramEnd"/>
      <w:r w:rsidRPr="00F02E9B">
        <w:rPr>
          <w:rFonts w:ascii="Consolas" w:eastAsia="Times New Roman" w:hAnsi="Consolas" w:cs="Times New Roman"/>
          <w:color w:val="D4D4D4"/>
          <w:sz w:val="21"/>
          <w:szCs w:val="21"/>
        </w:rPr>
        <w:t xml:space="preserve"> text is emphasized.</w:t>
      </w:r>
      <w:r w:rsidRPr="00F02E9B">
        <w:rPr>
          <w:rFonts w:ascii="Consolas" w:eastAsia="Times New Roman" w:hAnsi="Consolas" w:cs="Times New Roman"/>
          <w:color w:val="808080"/>
          <w:sz w:val="21"/>
          <w:szCs w:val="21"/>
        </w:rPr>
        <w:t>&lt;/</w:t>
      </w:r>
      <w:proofErr w:type="spellStart"/>
      <w:r w:rsidRPr="00F02E9B">
        <w:rPr>
          <w:rFonts w:ascii="Consolas" w:eastAsia="Times New Roman" w:hAnsi="Consolas" w:cs="Times New Roman"/>
          <w:color w:val="569CD6"/>
          <w:sz w:val="21"/>
          <w:szCs w:val="21"/>
        </w:rPr>
        <w:t>em</w:t>
      </w:r>
      <w:proofErr w:type="spellEnd"/>
      <w:r w:rsidRPr="00F02E9B">
        <w:rPr>
          <w:rFonts w:ascii="Consolas" w:eastAsia="Times New Roman" w:hAnsi="Consolas" w:cs="Times New Roman"/>
          <w:color w:val="808080"/>
          <w:sz w:val="21"/>
          <w:szCs w:val="21"/>
        </w:rPr>
        <w:t>&gt;&lt;/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body</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lastRenderedPageBreak/>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808080"/>
          <w:sz w:val="21"/>
          <w:szCs w:val="21"/>
        </w:rPr>
        <w:t>&gt;</w:t>
      </w:r>
    </w:p>
    <w:p w:rsidR="003C0F9C" w:rsidRDefault="003C0F9C" w:rsidP="001F162B">
      <w:pPr>
        <w:rPr>
          <w:sz w:val="32"/>
          <w:szCs w:val="32"/>
        </w:rPr>
      </w:pPr>
    </w:p>
    <w:p w:rsidR="003C0F9C" w:rsidRDefault="003C0F9C" w:rsidP="001F162B">
      <w:pPr>
        <w:rPr>
          <w:sz w:val="32"/>
          <w:szCs w:val="32"/>
        </w:rPr>
      </w:pPr>
      <w:r>
        <w:rPr>
          <w:sz w:val="32"/>
          <w:szCs w:val="32"/>
        </w:rPr>
        <w:t>OUTPUT-</w:t>
      </w:r>
    </w:p>
    <w:p w:rsidR="00F02E9B" w:rsidRDefault="00F02E9B" w:rsidP="00F02E9B">
      <w:pPr>
        <w:pStyle w:val="NormalWeb"/>
        <w:rPr>
          <w:color w:val="000000"/>
          <w:sz w:val="27"/>
          <w:szCs w:val="27"/>
        </w:rPr>
      </w:pPr>
      <w:r>
        <w:rPr>
          <w:color w:val="000000"/>
          <w:sz w:val="27"/>
          <w:szCs w:val="27"/>
        </w:rPr>
        <w:t>This text is normal.</w:t>
      </w:r>
    </w:p>
    <w:p w:rsidR="00F02E9B" w:rsidRDefault="00F02E9B" w:rsidP="00F02E9B">
      <w:pPr>
        <w:pStyle w:val="NormalWeb"/>
        <w:rPr>
          <w:color w:val="000000"/>
          <w:sz w:val="27"/>
          <w:szCs w:val="27"/>
        </w:rPr>
      </w:pPr>
      <w:r>
        <w:rPr>
          <w:rStyle w:val="Emphasis"/>
          <w:rFonts w:eastAsiaTheme="majorEastAsia"/>
          <w:color w:val="000000"/>
          <w:sz w:val="27"/>
          <w:szCs w:val="27"/>
        </w:rPr>
        <w:t>This text is emphasized.</w:t>
      </w:r>
    </w:p>
    <w:p w:rsidR="003C0F9C" w:rsidRDefault="003C0F9C" w:rsidP="001F162B">
      <w:pPr>
        <w:rPr>
          <w:sz w:val="32"/>
          <w:szCs w:val="32"/>
        </w:rPr>
      </w:pPr>
    </w:p>
    <w:p w:rsidR="003C0F9C" w:rsidRDefault="003C0F9C" w:rsidP="003C0F9C">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&lt;small&gt; Element</w:t>
      </w:r>
    </w:p>
    <w:p w:rsidR="003C0F9C" w:rsidRDefault="003C0F9C" w:rsidP="003C0F9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&lt;small&gt;</w:t>
      </w:r>
      <w:r>
        <w:rPr>
          <w:rFonts w:ascii="Verdana" w:hAnsi="Verdana"/>
          <w:color w:val="000000"/>
          <w:sz w:val="23"/>
          <w:szCs w:val="23"/>
        </w:rPr>
        <w:t> element defines smaller text:</w:t>
      </w:r>
    </w:p>
    <w:p w:rsidR="003C0F9C" w:rsidRDefault="003C0F9C" w:rsidP="003C0F9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proofErr w:type="gramStart"/>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DOCTYPE</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html</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D4D4D4"/>
          <w:sz w:val="21"/>
          <w:szCs w:val="21"/>
        </w:rPr>
        <w:t xml:space="preserve"> </w:t>
      </w:r>
      <w:proofErr w:type="spellStart"/>
      <w:proofErr w:type="gramStart"/>
      <w:r w:rsidRPr="00F02E9B">
        <w:rPr>
          <w:rFonts w:ascii="Consolas" w:eastAsia="Times New Roman" w:hAnsi="Consolas" w:cs="Times New Roman"/>
          <w:color w:val="9CDCFE"/>
          <w:sz w:val="21"/>
          <w:szCs w:val="21"/>
        </w:rPr>
        <w:t>lang</w:t>
      </w:r>
      <w:proofErr w:type="spellEnd"/>
      <w:proofErr w:type="gram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"en"</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head</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proofErr w:type="spellStart"/>
      <w:r w:rsidRPr="00F02E9B">
        <w:rPr>
          <w:rFonts w:ascii="Consolas" w:eastAsia="Times New Roman" w:hAnsi="Consolas" w:cs="Times New Roman"/>
          <w:color w:val="9CDCFE"/>
          <w:sz w:val="21"/>
          <w:szCs w:val="21"/>
        </w:rPr>
        <w:t>charset</w:t>
      </w:r>
      <w:proofErr w:type="spell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"UTF-8"</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name</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"viewport"</w:t>
      </w: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content</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"width=device-width, initial-scale=1.0"</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roofErr w:type="gramEnd"/>
      <w:r w:rsidRPr="00F02E9B">
        <w:rPr>
          <w:rFonts w:ascii="Consolas" w:eastAsia="Times New Roman" w:hAnsi="Consolas" w:cs="Times New Roman"/>
          <w:color w:val="D4D4D4"/>
          <w:sz w:val="21"/>
          <w:szCs w:val="21"/>
        </w:rPr>
        <w:t>html id attribute</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body</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This is some normal text</w:t>
      </w:r>
      <w:proofErr w:type="gramStart"/>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808080"/>
          <w:sz w:val="21"/>
          <w:szCs w:val="21"/>
        </w:rPr>
        <w:t>&lt;</w:t>
      </w:r>
      <w:proofErr w:type="gramEnd"/>
      <w:r w:rsidRPr="00F02E9B">
        <w:rPr>
          <w:rFonts w:ascii="Consolas" w:eastAsia="Times New Roman" w:hAnsi="Consolas" w:cs="Times New Roman"/>
          <w:color w:val="808080"/>
          <w:sz w:val="21"/>
          <w:szCs w:val="21"/>
        </w:rPr>
        <w: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&gt;&lt;</w:t>
      </w:r>
      <w:r w:rsidRPr="00F02E9B">
        <w:rPr>
          <w:rFonts w:ascii="Consolas" w:eastAsia="Times New Roman" w:hAnsi="Consolas" w:cs="Times New Roman"/>
          <w:color w:val="569CD6"/>
          <w:sz w:val="21"/>
          <w:szCs w:val="21"/>
        </w:rPr>
        <w:t>small</w:t>
      </w:r>
      <w:r w:rsidRPr="00F02E9B">
        <w:rPr>
          <w:rFonts w:ascii="Consolas" w:eastAsia="Times New Roman" w:hAnsi="Consolas" w:cs="Times New Roman"/>
          <w:color w:val="808080"/>
          <w:sz w:val="21"/>
          <w:szCs w:val="21"/>
        </w:rPr>
        <w:t>&gt;</w:t>
      </w:r>
      <w:proofErr w:type="gramStart"/>
      <w:r w:rsidRPr="00F02E9B">
        <w:rPr>
          <w:rFonts w:ascii="Consolas" w:eastAsia="Times New Roman" w:hAnsi="Consolas" w:cs="Times New Roman"/>
          <w:color w:val="D4D4D4"/>
          <w:sz w:val="21"/>
          <w:szCs w:val="21"/>
        </w:rPr>
        <w:t>This</w:t>
      </w:r>
      <w:proofErr w:type="gramEnd"/>
      <w:r w:rsidRPr="00F02E9B">
        <w:rPr>
          <w:rFonts w:ascii="Consolas" w:eastAsia="Times New Roman" w:hAnsi="Consolas" w:cs="Times New Roman"/>
          <w:color w:val="D4D4D4"/>
          <w:sz w:val="21"/>
          <w:szCs w:val="21"/>
        </w:rPr>
        <w:t xml:space="preserve"> is some smaller text.</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small</w:t>
      </w:r>
      <w:r w:rsidRPr="00F02E9B">
        <w:rPr>
          <w:rFonts w:ascii="Consolas" w:eastAsia="Times New Roman" w:hAnsi="Consolas" w:cs="Times New Roman"/>
          <w:color w:val="808080"/>
          <w:sz w:val="21"/>
          <w:szCs w:val="21"/>
        </w:rPr>
        <w:t>&gt;&lt;/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body</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808080"/>
          <w:sz w:val="21"/>
          <w:szCs w:val="21"/>
        </w:rPr>
        <w:t>&gt;</w:t>
      </w:r>
    </w:p>
    <w:p w:rsidR="003C0F9C" w:rsidRDefault="003C0F9C" w:rsidP="003C0F9C">
      <w:pPr>
        <w:pStyle w:val="Heading2"/>
        <w:shd w:val="clear" w:color="auto" w:fill="FFFFFF"/>
        <w:spacing w:before="150" w:after="150"/>
        <w:rPr>
          <w:rFonts w:ascii="Segoe UI" w:hAnsi="Segoe UI" w:cs="Segoe UI"/>
          <w:b w:val="0"/>
          <w:bCs w:val="0"/>
          <w:color w:val="000000"/>
          <w:sz w:val="48"/>
          <w:szCs w:val="48"/>
        </w:rPr>
      </w:pPr>
    </w:p>
    <w:p w:rsidR="003C0F9C" w:rsidRPr="003C0F9C" w:rsidRDefault="003C0F9C" w:rsidP="003C0F9C">
      <w:pPr>
        <w:rPr>
          <w:sz w:val="32"/>
          <w:szCs w:val="32"/>
        </w:rPr>
      </w:pPr>
      <w:r w:rsidRPr="003C0F9C">
        <w:rPr>
          <w:sz w:val="32"/>
          <w:szCs w:val="32"/>
        </w:rPr>
        <w:t>OUTPUT-</w:t>
      </w:r>
    </w:p>
    <w:p w:rsidR="00F02E9B" w:rsidRDefault="00F02E9B" w:rsidP="00F02E9B">
      <w:pPr>
        <w:pStyle w:val="NormalWeb"/>
        <w:rPr>
          <w:color w:val="000000"/>
          <w:sz w:val="27"/>
          <w:szCs w:val="27"/>
        </w:rPr>
      </w:pPr>
      <w:r>
        <w:rPr>
          <w:color w:val="000000"/>
          <w:sz w:val="27"/>
          <w:szCs w:val="27"/>
        </w:rPr>
        <w:t>This is some normal text.</w:t>
      </w:r>
    </w:p>
    <w:p w:rsidR="00F02E9B" w:rsidRDefault="00F02E9B" w:rsidP="00F02E9B">
      <w:pPr>
        <w:pStyle w:val="NormalWeb"/>
        <w:rPr>
          <w:color w:val="000000"/>
          <w:sz w:val="27"/>
          <w:szCs w:val="27"/>
        </w:rPr>
      </w:pPr>
      <w:r>
        <w:rPr>
          <w:color w:val="000000"/>
        </w:rPr>
        <w:t>This is some smaller text.</w:t>
      </w:r>
    </w:p>
    <w:p w:rsidR="003C0F9C" w:rsidRDefault="003C0F9C" w:rsidP="001F162B">
      <w:pPr>
        <w:rPr>
          <w:sz w:val="32"/>
          <w:szCs w:val="32"/>
        </w:rPr>
      </w:pPr>
    </w:p>
    <w:p w:rsidR="003C0F9C" w:rsidRDefault="003C0F9C" w:rsidP="003C0F9C">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&lt;mark&gt; Element</w:t>
      </w:r>
    </w:p>
    <w:p w:rsidR="003C0F9C" w:rsidRDefault="003C0F9C" w:rsidP="003C0F9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&lt;mark&gt;</w:t>
      </w:r>
      <w:r>
        <w:rPr>
          <w:rFonts w:ascii="Verdana" w:hAnsi="Verdana"/>
          <w:color w:val="000000"/>
          <w:sz w:val="23"/>
          <w:szCs w:val="23"/>
        </w:rPr>
        <w:t> element defines text that should be marked or highlighted:</w:t>
      </w:r>
    </w:p>
    <w:p w:rsidR="003C0F9C" w:rsidRDefault="003C0F9C" w:rsidP="003C0F9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proofErr w:type="gramStart"/>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DOCTYPE</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html</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D4D4D4"/>
          <w:sz w:val="21"/>
          <w:szCs w:val="21"/>
        </w:rPr>
        <w:t xml:space="preserve"> </w:t>
      </w:r>
      <w:proofErr w:type="spellStart"/>
      <w:proofErr w:type="gramStart"/>
      <w:r w:rsidRPr="00F02E9B">
        <w:rPr>
          <w:rFonts w:ascii="Consolas" w:eastAsia="Times New Roman" w:hAnsi="Consolas" w:cs="Times New Roman"/>
          <w:color w:val="9CDCFE"/>
          <w:sz w:val="21"/>
          <w:szCs w:val="21"/>
        </w:rPr>
        <w:t>lang</w:t>
      </w:r>
      <w:proofErr w:type="spellEnd"/>
      <w:proofErr w:type="gram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"en"</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head</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proofErr w:type="spellStart"/>
      <w:r w:rsidRPr="00F02E9B">
        <w:rPr>
          <w:rFonts w:ascii="Consolas" w:eastAsia="Times New Roman" w:hAnsi="Consolas" w:cs="Times New Roman"/>
          <w:color w:val="9CDCFE"/>
          <w:sz w:val="21"/>
          <w:szCs w:val="21"/>
        </w:rPr>
        <w:t>charset</w:t>
      </w:r>
      <w:proofErr w:type="spell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"UTF-8"</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name</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"viewport"</w:t>
      </w: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content</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"width=device-width, initial-scale=1.0"</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roofErr w:type="gramEnd"/>
      <w:r w:rsidRPr="00F02E9B">
        <w:rPr>
          <w:rFonts w:ascii="Consolas" w:eastAsia="Times New Roman" w:hAnsi="Consolas" w:cs="Times New Roman"/>
          <w:color w:val="D4D4D4"/>
          <w:sz w:val="21"/>
          <w:szCs w:val="21"/>
        </w:rPr>
        <w:t>html id attribute</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body</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 xml:space="preserve">Do not forget to buy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mark</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milk</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mark</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 xml:space="preserve"> today</w:t>
      </w:r>
      <w:proofErr w:type="gramStart"/>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808080"/>
          <w:sz w:val="21"/>
          <w:szCs w:val="21"/>
        </w:rPr>
        <w:t>&lt;</w:t>
      </w:r>
      <w:proofErr w:type="gramEnd"/>
      <w:r w:rsidRPr="00F02E9B">
        <w:rPr>
          <w:rFonts w:ascii="Consolas" w:eastAsia="Times New Roman" w:hAnsi="Consolas" w:cs="Times New Roman"/>
          <w:color w:val="808080"/>
          <w:sz w:val="21"/>
          <w:szCs w:val="21"/>
        </w:rPr>
        <w: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body</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808080"/>
          <w:sz w:val="21"/>
          <w:szCs w:val="21"/>
        </w:rPr>
        <w:t>&gt;</w:t>
      </w:r>
    </w:p>
    <w:p w:rsidR="003C0F9C" w:rsidRDefault="003C0F9C" w:rsidP="001F162B">
      <w:pPr>
        <w:rPr>
          <w:sz w:val="32"/>
          <w:szCs w:val="32"/>
        </w:rPr>
      </w:pPr>
      <w:r>
        <w:rPr>
          <w:sz w:val="32"/>
          <w:szCs w:val="32"/>
        </w:rPr>
        <w:t>OUTPUT-</w:t>
      </w:r>
    </w:p>
    <w:p w:rsidR="003C0F9C" w:rsidRDefault="003C0F9C" w:rsidP="001F162B">
      <w:pPr>
        <w:rPr>
          <w:color w:val="000000"/>
          <w:sz w:val="27"/>
          <w:szCs w:val="27"/>
        </w:rPr>
      </w:pPr>
      <w:r>
        <w:rPr>
          <w:color w:val="000000"/>
          <w:sz w:val="27"/>
          <w:szCs w:val="27"/>
        </w:rPr>
        <w:t>Do not forget to buy </w:t>
      </w:r>
      <w:r w:rsidRPr="003C0F9C">
        <w:rPr>
          <w:highlight w:val="yellow"/>
        </w:rPr>
        <w:t>milk</w:t>
      </w:r>
      <w:r>
        <w:rPr>
          <w:color w:val="000000"/>
          <w:sz w:val="27"/>
          <w:szCs w:val="27"/>
        </w:rPr>
        <w:t> today.</w:t>
      </w:r>
    </w:p>
    <w:p w:rsidR="003C0F9C" w:rsidRDefault="003C0F9C" w:rsidP="001F162B">
      <w:pPr>
        <w:rPr>
          <w:color w:val="000000"/>
          <w:sz w:val="27"/>
          <w:szCs w:val="27"/>
        </w:rPr>
      </w:pPr>
    </w:p>
    <w:p w:rsidR="003C0F9C" w:rsidRDefault="003C0F9C" w:rsidP="003C0F9C">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&lt;</w:t>
      </w:r>
      <w:proofErr w:type="gramStart"/>
      <w:r>
        <w:rPr>
          <w:rFonts w:ascii="Segoe UI" w:hAnsi="Segoe UI" w:cs="Segoe UI"/>
          <w:b w:val="0"/>
          <w:bCs w:val="0"/>
          <w:color w:val="000000"/>
          <w:sz w:val="48"/>
          <w:szCs w:val="48"/>
        </w:rPr>
        <w:t>del</w:t>
      </w:r>
      <w:proofErr w:type="gramEnd"/>
      <w:r>
        <w:rPr>
          <w:rFonts w:ascii="Segoe UI" w:hAnsi="Segoe UI" w:cs="Segoe UI"/>
          <w:b w:val="0"/>
          <w:bCs w:val="0"/>
          <w:color w:val="000000"/>
          <w:sz w:val="48"/>
          <w:szCs w:val="48"/>
        </w:rPr>
        <w:t>&gt; Element</w:t>
      </w:r>
    </w:p>
    <w:p w:rsidR="003C0F9C" w:rsidRDefault="003C0F9C" w:rsidP="003C0F9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w:t>
      </w:r>
      <w:proofErr w:type="gramStart"/>
      <w:r>
        <w:rPr>
          <w:rStyle w:val="HTMLCode"/>
          <w:rFonts w:ascii="Consolas" w:eastAsiaTheme="majorEastAsia" w:hAnsi="Consolas"/>
          <w:color w:val="DC143C"/>
        </w:rPr>
        <w:t>del</w:t>
      </w:r>
      <w:proofErr w:type="gramEnd"/>
      <w:r>
        <w:rPr>
          <w:rStyle w:val="HTMLCode"/>
          <w:rFonts w:ascii="Consolas" w:eastAsiaTheme="majorEastAsia" w:hAnsi="Consolas"/>
          <w:color w:val="DC143C"/>
        </w:rPr>
        <w:t>&gt;</w:t>
      </w:r>
      <w:r>
        <w:rPr>
          <w:rFonts w:ascii="Verdana" w:hAnsi="Verdana"/>
          <w:color w:val="000000"/>
          <w:sz w:val="23"/>
          <w:szCs w:val="23"/>
        </w:rPr>
        <w:t> element defines text that has been deleted from a document. Browsers will usually strike a line through deleted text:</w:t>
      </w:r>
    </w:p>
    <w:p w:rsidR="003C0F9C" w:rsidRDefault="003C0F9C" w:rsidP="003C0F9C">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proofErr w:type="gramStart"/>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DOCTYPE</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html</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D4D4D4"/>
          <w:sz w:val="21"/>
          <w:szCs w:val="21"/>
        </w:rPr>
        <w:t xml:space="preserve"> </w:t>
      </w:r>
      <w:proofErr w:type="spellStart"/>
      <w:proofErr w:type="gramStart"/>
      <w:r w:rsidRPr="00F02E9B">
        <w:rPr>
          <w:rFonts w:ascii="Consolas" w:eastAsia="Times New Roman" w:hAnsi="Consolas" w:cs="Times New Roman"/>
          <w:color w:val="9CDCFE"/>
          <w:sz w:val="21"/>
          <w:szCs w:val="21"/>
        </w:rPr>
        <w:t>lang</w:t>
      </w:r>
      <w:proofErr w:type="spellEnd"/>
      <w:proofErr w:type="gram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"en"</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head</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proofErr w:type="spellStart"/>
      <w:r w:rsidRPr="00F02E9B">
        <w:rPr>
          <w:rFonts w:ascii="Consolas" w:eastAsia="Times New Roman" w:hAnsi="Consolas" w:cs="Times New Roman"/>
          <w:color w:val="9CDCFE"/>
          <w:sz w:val="21"/>
          <w:szCs w:val="21"/>
        </w:rPr>
        <w:t>charset</w:t>
      </w:r>
      <w:proofErr w:type="spellEnd"/>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"UTF-8"</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meta</w:t>
      </w:r>
      <w:proofErr w:type="gramEnd"/>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name</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"viewport"</w:t>
      </w: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9CDCFE"/>
          <w:sz w:val="21"/>
          <w:szCs w:val="21"/>
        </w:rPr>
        <w:t>content</w:t>
      </w:r>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CE9178"/>
          <w:sz w:val="21"/>
          <w:szCs w:val="21"/>
        </w:rPr>
        <w:t>"width=device-width, initial-scale=1.0"</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roofErr w:type="gramEnd"/>
      <w:r w:rsidRPr="00F02E9B">
        <w:rPr>
          <w:rFonts w:ascii="Consolas" w:eastAsia="Times New Roman" w:hAnsi="Consolas" w:cs="Times New Roman"/>
          <w:color w:val="D4D4D4"/>
          <w:sz w:val="21"/>
          <w:szCs w:val="21"/>
        </w:rPr>
        <w:t>html id attribute</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title</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lastRenderedPageBreak/>
        <w:t>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proofErr w:type="gramStart"/>
      <w:r w:rsidRPr="00F02E9B">
        <w:rPr>
          <w:rFonts w:ascii="Consolas" w:eastAsia="Times New Roman" w:hAnsi="Consolas" w:cs="Times New Roman"/>
          <w:color w:val="569CD6"/>
          <w:sz w:val="21"/>
          <w:szCs w:val="21"/>
        </w:rPr>
        <w:t>body</w:t>
      </w:r>
      <w:proofErr w:type="gramEnd"/>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 xml:space="preserve">My favorite color is </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del</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blue</w:t>
      </w: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del</w:t>
      </w:r>
      <w:r w:rsidRPr="00F02E9B">
        <w:rPr>
          <w:rFonts w:ascii="Consolas" w:eastAsia="Times New Roman" w:hAnsi="Consolas" w:cs="Times New Roman"/>
          <w:color w:val="808080"/>
          <w:sz w:val="21"/>
          <w:szCs w:val="21"/>
        </w:rPr>
        <w:t>&gt;</w:t>
      </w:r>
      <w:r w:rsidRPr="00F02E9B">
        <w:rPr>
          <w:rFonts w:ascii="Consolas" w:eastAsia="Times New Roman" w:hAnsi="Consolas" w:cs="Times New Roman"/>
          <w:color w:val="D4D4D4"/>
          <w:sz w:val="21"/>
          <w:szCs w:val="21"/>
        </w:rPr>
        <w:t xml:space="preserve"> red</w:t>
      </w:r>
      <w:proofErr w:type="gramStart"/>
      <w:r w:rsidRPr="00F02E9B">
        <w:rPr>
          <w:rFonts w:ascii="Consolas" w:eastAsia="Times New Roman" w:hAnsi="Consolas" w:cs="Times New Roman"/>
          <w:color w:val="D4D4D4"/>
          <w:sz w:val="21"/>
          <w:szCs w:val="21"/>
        </w:rPr>
        <w:t>.</w:t>
      </w:r>
      <w:r w:rsidRPr="00F02E9B">
        <w:rPr>
          <w:rFonts w:ascii="Consolas" w:eastAsia="Times New Roman" w:hAnsi="Consolas" w:cs="Times New Roman"/>
          <w:color w:val="808080"/>
          <w:sz w:val="21"/>
          <w:szCs w:val="21"/>
        </w:rPr>
        <w:t>&lt;</w:t>
      </w:r>
      <w:proofErr w:type="gramEnd"/>
      <w:r w:rsidRPr="00F02E9B">
        <w:rPr>
          <w:rFonts w:ascii="Consolas" w:eastAsia="Times New Roman" w:hAnsi="Consolas" w:cs="Times New Roman"/>
          <w:color w:val="808080"/>
          <w:sz w:val="21"/>
          <w:szCs w:val="21"/>
        </w:rPr>
        <w:t>/</w:t>
      </w:r>
      <w:r w:rsidRPr="00F02E9B">
        <w:rPr>
          <w:rFonts w:ascii="Consolas" w:eastAsia="Times New Roman" w:hAnsi="Consolas" w:cs="Times New Roman"/>
          <w:color w:val="569CD6"/>
          <w:sz w:val="21"/>
          <w:szCs w:val="21"/>
        </w:rPr>
        <w:t>p</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D4D4D4"/>
          <w:sz w:val="21"/>
          <w:szCs w:val="21"/>
        </w:rPr>
        <w:t xml:space="preserve">        </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body</w:t>
      </w:r>
      <w:r w:rsidRPr="00F02E9B">
        <w:rPr>
          <w:rFonts w:ascii="Consolas" w:eastAsia="Times New Roman" w:hAnsi="Consolas" w:cs="Times New Roman"/>
          <w:color w:val="808080"/>
          <w:sz w:val="21"/>
          <w:szCs w:val="21"/>
        </w:rPr>
        <w:t>&gt;</w:t>
      </w:r>
    </w:p>
    <w:p w:rsidR="00F02E9B" w:rsidRPr="00F02E9B" w:rsidRDefault="00F02E9B" w:rsidP="00F02E9B">
      <w:pPr>
        <w:shd w:val="clear" w:color="auto" w:fill="1E1E1E"/>
        <w:spacing w:after="0" w:line="285" w:lineRule="atLeast"/>
        <w:rPr>
          <w:rFonts w:ascii="Consolas" w:eastAsia="Times New Roman" w:hAnsi="Consolas" w:cs="Times New Roman"/>
          <w:color w:val="D4D4D4"/>
          <w:sz w:val="21"/>
          <w:szCs w:val="21"/>
        </w:rPr>
      </w:pPr>
      <w:r w:rsidRPr="00F02E9B">
        <w:rPr>
          <w:rFonts w:ascii="Consolas" w:eastAsia="Times New Roman" w:hAnsi="Consolas" w:cs="Times New Roman"/>
          <w:color w:val="808080"/>
          <w:sz w:val="21"/>
          <w:szCs w:val="21"/>
        </w:rPr>
        <w:t>&lt;/</w:t>
      </w:r>
      <w:r w:rsidRPr="00F02E9B">
        <w:rPr>
          <w:rFonts w:ascii="Consolas" w:eastAsia="Times New Roman" w:hAnsi="Consolas" w:cs="Times New Roman"/>
          <w:color w:val="569CD6"/>
          <w:sz w:val="21"/>
          <w:szCs w:val="21"/>
        </w:rPr>
        <w:t>html</w:t>
      </w:r>
      <w:r w:rsidRPr="00F02E9B">
        <w:rPr>
          <w:rFonts w:ascii="Consolas" w:eastAsia="Times New Roman" w:hAnsi="Consolas" w:cs="Times New Roman"/>
          <w:color w:val="808080"/>
          <w:sz w:val="21"/>
          <w:szCs w:val="21"/>
        </w:rPr>
        <w:t>&gt;</w:t>
      </w:r>
    </w:p>
    <w:p w:rsidR="003C0F9C" w:rsidRDefault="006F698E" w:rsidP="003C0F9C">
      <w:pPr>
        <w:rPr>
          <w:sz w:val="32"/>
          <w:szCs w:val="32"/>
        </w:rPr>
      </w:pPr>
      <w:r>
        <w:rPr>
          <w:sz w:val="32"/>
          <w:szCs w:val="32"/>
        </w:rPr>
        <w:t>OUTPUT-</w:t>
      </w:r>
    </w:p>
    <w:p w:rsidR="00F02E9B" w:rsidRDefault="00F02E9B" w:rsidP="003C0F9C">
      <w:pPr>
        <w:rPr>
          <w:sz w:val="32"/>
          <w:szCs w:val="32"/>
        </w:rPr>
      </w:pPr>
      <w:r>
        <w:rPr>
          <w:color w:val="000000"/>
          <w:sz w:val="27"/>
          <w:szCs w:val="27"/>
        </w:rPr>
        <w:t>My favorite color is </w:t>
      </w:r>
      <w:del w:id="0" w:author="Unknown">
        <w:r>
          <w:rPr>
            <w:color w:val="000000"/>
            <w:sz w:val="27"/>
            <w:szCs w:val="27"/>
          </w:rPr>
          <w:delText>blue</w:delText>
        </w:r>
      </w:del>
      <w:r>
        <w:rPr>
          <w:color w:val="000000"/>
          <w:sz w:val="27"/>
          <w:szCs w:val="27"/>
        </w:rPr>
        <w:t> red.</w:t>
      </w:r>
    </w:p>
    <w:p w:rsidR="006F698E" w:rsidRDefault="006F698E" w:rsidP="006F698E">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&lt;</w:t>
      </w:r>
      <w:proofErr w:type="gramStart"/>
      <w:r>
        <w:rPr>
          <w:rFonts w:ascii="Segoe UI" w:hAnsi="Segoe UI" w:cs="Segoe UI"/>
          <w:b w:val="0"/>
          <w:bCs w:val="0"/>
          <w:color w:val="000000"/>
          <w:sz w:val="48"/>
          <w:szCs w:val="48"/>
        </w:rPr>
        <w:t>ins</w:t>
      </w:r>
      <w:proofErr w:type="gramEnd"/>
      <w:r>
        <w:rPr>
          <w:rFonts w:ascii="Segoe UI" w:hAnsi="Segoe UI" w:cs="Segoe UI"/>
          <w:b w:val="0"/>
          <w:bCs w:val="0"/>
          <w:color w:val="000000"/>
          <w:sz w:val="48"/>
          <w:szCs w:val="48"/>
        </w:rPr>
        <w:t>&gt; Element</w:t>
      </w:r>
    </w:p>
    <w:p w:rsidR="006F698E" w:rsidRDefault="006F698E" w:rsidP="006F69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w:t>
      </w:r>
      <w:proofErr w:type="gramStart"/>
      <w:r>
        <w:rPr>
          <w:rStyle w:val="HTMLCode"/>
          <w:rFonts w:ascii="Consolas" w:eastAsiaTheme="majorEastAsia" w:hAnsi="Consolas"/>
          <w:color w:val="DC143C"/>
        </w:rPr>
        <w:t>ins</w:t>
      </w:r>
      <w:proofErr w:type="gramEnd"/>
      <w:r>
        <w:rPr>
          <w:rStyle w:val="HTMLCode"/>
          <w:rFonts w:ascii="Consolas" w:eastAsiaTheme="majorEastAsia" w:hAnsi="Consolas"/>
          <w:color w:val="DC143C"/>
        </w:rPr>
        <w:t>&gt;</w:t>
      </w:r>
      <w:r>
        <w:rPr>
          <w:rFonts w:ascii="Verdana" w:hAnsi="Verdana"/>
          <w:color w:val="000000"/>
          <w:sz w:val="23"/>
          <w:szCs w:val="23"/>
        </w:rPr>
        <w:t> element defines a text that has been inserted into a document. Browsers will usually underline inserted text:</w:t>
      </w:r>
    </w:p>
    <w:p w:rsidR="006F698E" w:rsidRDefault="006F698E" w:rsidP="006F698E">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proofErr w:type="gramStart"/>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DOCTYPE</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html</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D4D4D4"/>
          <w:sz w:val="21"/>
          <w:szCs w:val="21"/>
        </w:rPr>
        <w:t xml:space="preserve"> </w:t>
      </w:r>
      <w:proofErr w:type="spellStart"/>
      <w:proofErr w:type="gramStart"/>
      <w:r w:rsidRPr="005648C8">
        <w:rPr>
          <w:rFonts w:ascii="Consolas" w:eastAsia="Times New Roman" w:hAnsi="Consolas" w:cs="Times New Roman"/>
          <w:color w:val="9CDCFE"/>
          <w:sz w:val="21"/>
          <w:szCs w:val="21"/>
        </w:rPr>
        <w:t>lang</w:t>
      </w:r>
      <w:proofErr w:type="spellEnd"/>
      <w:proofErr w:type="gram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"en"</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head</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proofErr w:type="spellStart"/>
      <w:r w:rsidRPr="005648C8">
        <w:rPr>
          <w:rFonts w:ascii="Consolas" w:eastAsia="Times New Roman" w:hAnsi="Consolas" w:cs="Times New Roman"/>
          <w:color w:val="9CDCFE"/>
          <w:sz w:val="21"/>
          <w:szCs w:val="21"/>
        </w:rPr>
        <w:t>charset</w:t>
      </w:r>
      <w:proofErr w:type="spell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"UTF-8"</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name</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"viewport"</w:t>
      </w: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content</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"width=device-width, initial-scale=1.0"</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roofErr w:type="gramEnd"/>
      <w:r w:rsidRPr="005648C8">
        <w:rPr>
          <w:rFonts w:ascii="Consolas" w:eastAsia="Times New Roman" w:hAnsi="Consolas" w:cs="Times New Roman"/>
          <w:color w:val="D4D4D4"/>
          <w:sz w:val="21"/>
          <w:szCs w:val="21"/>
        </w:rPr>
        <w:t>html id attribute</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body</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proofErr w:type="gramStart"/>
      <w:r w:rsidRPr="005648C8">
        <w:rPr>
          <w:rFonts w:ascii="Consolas" w:eastAsia="Times New Roman" w:hAnsi="Consolas" w:cs="Times New Roman"/>
          <w:color w:val="D4D4D4"/>
          <w:sz w:val="21"/>
          <w:szCs w:val="21"/>
        </w:rPr>
        <w:t>My</w:t>
      </w:r>
      <w:proofErr w:type="gramEnd"/>
      <w:r w:rsidRPr="005648C8">
        <w:rPr>
          <w:rFonts w:ascii="Consolas" w:eastAsia="Times New Roman" w:hAnsi="Consolas" w:cs="Times New Roman"/>
          <w:color w:val="D4D4D4"/>
          <w:sz w:val="21"/>
          <w:szCs w:val="21"/>
        </w:rPr>
        <w:t xml:space="preserve"> favorite color is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del</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blue</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del</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ins</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red</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ins</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body</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808080"/>
          <w:sz w:val="21"/>
          <w:szCs w:val="21"/>
        </w:rPr>
        <w:t>&gt;</w:t>
      </w:r>
    </w:p>
    <w:p w:rsidR="006F698E" w:rsidRDefault="006F698E" w:rsidP="003C0F9C">
      <w:pPr>
        <w:rPr>
          <w:sz w:val="32"/>
          <w:szCs w:val="32"/>
        </w:rPr>
      </w:pPr>
      <w:r>
        <w:rPr>
          <w:sz w:val="32"/>
          <w:szCs w:val="32"/>
        </w:rPr>
        <w:t>OUTPUT-</w:t>
      </w:r>
    </w:p>
    <w:p w:rsidR="006F698E" w:rsidRDefault="005648C8" w:rsidP="003C0F9C">
      <w:pPr>
        <w:rPr>
          <w:color w:val="000000"/>
          <w:sz w:val="27"/>
          <w:szCs w:val="27"/>
        </w:rPr>
      </w:pPr>
      <w:r>
        <w:rPr>
          <w:color w:val="000000"/>
          <w:sz w:val="27"/>
          <w:szCs w:val="27"/>
        </w:rPr>
        <w:t>My favorite color is </w:t>
      </w:r>
      <w:del w:id="1" w:author="Unknown">
        <w:r>
          <w:rPr>
            <w:color w:val="000000"/>
            <w:sz w:val="27"/>
            <w:szCs w:val="27"/>
          </w:rPr>
          <w:delText>blue</w:delText>
        </w:r>
      </w:del>
      <w:r>
        <w:rPr>
          <w:color w:val="000000"/>
          <w:sz w:val="27"/>
          <w:szCs w:val="27"/>
        </w:rPr>
        <w:t> </w:t>
      </w:r>
      <w:ins w:id="2" w:author="Unknown">
        <w:r>
          <w:rPr>
            <w:color w:val="000000"/>
            <w:sz w:val="27"/>
            <w:szCs w:val="27"/>
          </w:rPr>
          <w:t>red</w:t>
        </w:r>
      </w:ins>
      <w:r>
        <w:rPr>
          <w:color w:val="000000"/>
          <w:sz w:val="27"/>
          <w:szCs w:val="27"/>
        </w:rPr>
        <w:t>.</w:t>
      </w:r>
    </w:p>
    <w:p w:rsidR="006F698E" w:rsidRDefault="006F698E" w:rsidP="003C0F9C">
      <w:pPr>
        <w:rPr>
          <w:color w:val="000000"/>
          <w:sz w:val="27"/>
          <w:szCs w:val="27"/>
        </w:rPr>
      </w:pPr>
    </w:p>
    <w:p w:rsidR="006F698E" w:rsidRDefault="006F698E" w:rsidP="006F698E">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lastRenderedPageBreak/>
        <w:t>HTML &lt;sub&gt; Element</w:t>
      </w:r>
    </w:p>
    <w:p w:rsidR="006F698E" w:rsidRDefault="006F698E" w:rsidP="006F69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&lt;sub&gt;</w:t>
      </w:r>
      <w:r>
        <w:rPr>
          <w:rFonts w:ascii="Verdana" w:hAnsi="Verdana"/>
          <w:color w:val="000000"/>
          <w:sz w:val="23"/>
          <w:szCs w:val="23"/>
        </w:rPr>
        <w:t> element defines subscript text. Subscript text appears half a character below the normal line, and is sometimes rendered in a smaller font. Subscript text can be used for chemical formulas, like H</w:t>
      </w:r>
      <w:r>
        <w:rPr>
          <w:rFonts w:ascii="Verdana" w:hAnsi="Verdana"/>
          <w:color w:val="000000"/>
          <w:sz w:val="17"/>
          <w:szCs w:val="17"/>
          <w:vertAlign w:val="subscript"/>
        </w:rPr>
        <w:t>2</w:t>
      </w:r>
      <w:r>
        <w:rPr>
          <w:rFonts w:ascii="Verdana" w:hAnsi="Verdana"/>
          <w:color w:val="000000"/>
          <w:sz w:val="23"/>
          <w:szCs w:val="23"/>
        </w:rPr>
        <w:t>O:</w:t>
      </w:r>
    </w:p>
    <w:p w:rsidR="006F698E" w:rsidRDefault="006F698E" w:rsidP="006F698E">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proofErr w:type="gramStart"/>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DOCTYPE</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html</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D4D4D4"/>
          <w:sz w:val="21"/>
          <w:szCs w:val="21"/>
        </w:rPr>
        <w:t xml:space="preserve"> </w:t>
      </w:r>
      <w:proofErr w:type="spellStart"/>
      <w:proofErr w:type="gramStart"/>
      <w:r w:rsidRPr="005648C8">
        <w:rPr>
          <w:rFonts w:ascii="Consolas" w:eastAsia="Times New Roman" w:hAnsi="Consolas" w:cs="Times New Roman"/>
          <w:color w:val="9CDCFE"/>
          <w:sz w:val="21"/>
          <w:szCs w:val="21"/>
        </w:rPr>
        <w:t>lang</w:t>
      </w:r>
      <w:proofErr w:type="spellEnd"/>
      <w:proofErr w:type="gram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"en"</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head</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proofErr w:type="spellStart"/>
      <w:r w:rsidRPr="005648C8">
        <w:rPr>
          <w:rFonts w:ascii="Consolas" w:eastAsia="Times New Roman" w:hAnsi="Consolas" w:cs="Times New Roman"/>
          <w:color w:val="9CDCFE"/>
          <w:sz w:val="21"/>
          <w:szCs w:val="21"/>
        </w:rPr>
        <w:t>charset</w:t>
      </w:r>
      <w:proofErr w:type="spell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"UTF-8"</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name</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"viewport"</w:t>
      </w: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content</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"width=device-width, initial-scale=1.0"</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roofErr w:type="gramEnd"/>
      <w:r w:rsidRPr="005648C8">
        <w:rPr>
          <w:rFonts w:ascii="Consolas" w:eastAsia="Times New Roman" w:hAnsi="Consolas" w:cs="Times New Roman"/>
          <w:color w:val="D4D4D4"/>
          <w:sz w:val="21"/>
          <w:szCs w:val="21"/>
        </w:rPr>
        <w:t>html id attribute</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body</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 xml:space="preserve">This is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sub</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subscripted</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sub</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 xml:space="preserve"> text</w:t>
      </w:r>
      <w:proofErr w:type="gramStart"/>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808080"/>
          <w:sz w:val="21"/>
          <w:szCs w:val="21"/>
        </w:rPr>
        <w:t>&lt;</w:t>
      </w:r>
      <w:proofErr w:type="gramEnd"/>
      <w:r w:rsidRPr="005648C8">
        <w:rPr>
          <w:rFonts w:ascii="Consolas" w:eastAsia="Times New Roman" w:hAnsi="Consolas" w:cs="Times New Roman"/>
          <w:color w:val="808080"/>
          <w:sz w:val="21"/>
          <w:szCs w:val="21"/>
        </w:rPr>
        <w: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body</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808080"/>
          <w:sz w:val="21"/>
          <w:szCs w:val="21"/>
        </w:rPr>
        <w:t>&gt;</w:t>
      </w:r>
    </w:p>
    <w:p w:rsidR="006F698E" w:rsidRPr="006F698E" w:rsidRDefault="006F698E" w:rsidP="006F698E">
      <w:pPr>
        <w:rPr>
          <w:sz w:val="32"/>
          <w:szCs w:val="32"/>
        </w:rPr>
      </w:pPr>
    </w:p>
    <w:p w:rsidR="006F698E" w:rsidRDefault="006F698E" w:rsidP="003C0F9C">
      <w:pPr>
        <w:rPr>
          <w:sz w:val="32"/>
          <w:szCs w:val="32"/>
        </w:rPr>
      </w:pPr>
      <w:r>
        <w:rPr>
          <w:sz w:val="32"/>
          <w:szCs w:val="32"/>
        </w:rPr>
        <w:t>OUTPUT-</w:t>
      </w:r>
    </w:p>
    <w:p w:rsidR="006F698E" w:rsidRDefault="005648C8" w:rsidP="003C0F9C">
      <w:pPr>
        <w:rPr>
          <w:color w:val="000000"/>
          <w:sz w:val="27"/>
          <w:szCs w:val="27"/>
        </w:rPr>
      </w:pPr>
      <w:r w:rsidRPr="005648C8">
        <w:rPr>
          <w:color w:val="000000"/>
          <w:sz w:val="28"/>
          <w:szCs w:val="28"/>
        </w:rPr>
        <w:t>This is </w:t>
      </w:r>
      <w:r w:rsidRPr="005648C8">
        <w:rPr>
          <w:color w:val="000000"/>
          <w:sz w:val="28"/>
          <w:szCs w:val="28"/>
          <w:vertAlign w:val="subscript"/>
        </w:rPr>
        <w:t>subscripted</w:t>
      </w:r>
      <w:r w:rsidRPr="005648C8">
        <w:rPr>
          <w:color w:val="000000"/>
          <w:sz w:val="28"/>
          <w:szCs w:val="28"/>
        </w:rPr>
        <w:t> text</w:t>
      </w:r>
      <w:r>
        <w:rPr>
          <w:color w:val="000000"/>
          <w:sz w:val="27"/>
          <w:szCs w:val="27"/>
        </w:rPr>
        <w:t>.</w:t>
      </w:r>
    </w:p>
    <w:p w:rsidR="006F698E" w:rsidRDefault="006F698E" w:rsidP="006F698E">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&lt;sup&gt; Element</w:t>
      </w:r>
    </w:p>
    <w:p w:rsidR="006F698E" w:rsidRDefault="006F698E" w:rsidP="006F698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&lt;sup&gt;</w:t>
      </w:r>
      <w:r>
        <w:rPr>
          <w:rFonts w:ascii="Verdana" w:hAnsi="Verdana"/>
          <w:color w:val="000000"/>
          <w:sz w:val="23"/>
          <w:szCs w:val="23"/>
        </w:rPr>
        <w:t xml:space="preserve"> element defines superscript text. Superscript text appears half a character above the normal line, and is sometimes rendered in a smaller font. Superscript text can be used for footnotes, like </w:t>
      </w:r>
      <w:proofErr w:type="gramStart"/>
      <w:r>
        <w:rPr>
          <w:rFonts w:ascii="Verdana" w:hAnsi="Verdana"/>
          <w:color w:val="000000"/>
          <w:sz w:val="23"/>
          <w:szCs w:val="23"/>
        </w:rPr>
        <w:t>WWW</w:t>
      </w:r>
      <w:r>
        <w:rPr>
          <w:rFonts w:ascii="Verdana" w:hAnsi="Verdana"/>
          <w:color w:val="000000"/>
          <w:sz w:val="17"/>
          <w:szCs w:val="17"/>
          <w:vertAlign w:val="superscript"/>
        </w:rPr>
        <w:t>[</w:t>
      </w:r>
      <w:proofErr w:type="gramEnd"/>
      <w:r>
        <w:rPr>
          <w:rFonts w:ascii="Verdana" w:hAnsi="Verdana"/>
          <w:color w:val="000000"/>
          <w:sz w:val="17"/>
          <w:szCs w:val="17"/>
          <w:vertAlign w:val="superscript"/>
        </w:rPr>
        <w:t>1]</w:t>
      </w:r>
      <w:r>
        <w:rPr>
          <w:rFonts w:ascii="Verdana" w:hAnsi="Verdana"/>
          <w:color w:val="000000"/>
          <w:sz w:val="23"/>
          <w:szCs w:val="23"/>
        </w:rPr>
        <w:t>:</w:t>
      </w:r>
    </w:p>
    <w:p w:rsidR="006F698E" w:rsidRDefault="006F698E" w:rsidP="006F698E">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proofErr w:type="gramStart"/>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DOCTYPE</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html</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D4D4D4"/>
          <w:sz w:val="21"/>
          <w:szCs w:val="21"/>
        </w:rPr>
        <w:t xml:space="preserve"> </w:t>
      </w:r>
      <w:proofErr w:type="spellStart"/>
      <w:proofErr w:type="gramStart"/>
      <w:r w:rsidRPr="005648C8">
        <w:rPr>
          <w:rFonts w:ascii="Consolas" w:eastAsia="Times New Roman" w:hAnsi="Consolas" w:cs="Times New Roman"/>
          <w:color w:val="9CDCFE"/>
          <w:sz w:val="21"/>
          <w:szCs w:val="21"/>
        </w:rPr>
        <w:t>lang</w:t>
      </w:r>
      <w:proofErr w:type="spellEnd"/>
      <w:proofErr w:type="gram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"en"</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head</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proofErr w:type="spellStart"/>
      <w:r w:rsidRPr="005648C8">
        <w:rPr>
          <w:rFonts w:ascii="Consolas" w:eastAsia="Times New Roman" w:hAnsi="Consolas" w:cs="Times New Roman"/>
          <w:color w:val="9CDCFE"/>
          <w:sz w:val="21"/>
          <w:szCs w:val="21"/>
        </w:rPr>
        <w:t>charset</w:t>
      </w:r>
      <w:proofErr w:type="spell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"UTF-8"</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name</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"viewport"</w:t>
      </w: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content</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"width=device-width, initial-scale=1.0"</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lastRenderedPageBreak/>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roofErr w:type="gramEnd"/>
      <w:r w:rsidRPr="005648C8">
        <w:rPr>
          <w:rFonts w:ascii="Consolas" w:eastAsia="Times New Roman" w:hAnsi="Consolas" w:cs="Times New Roman"/>
          <w:color w:val="D4D4D4"/>
          <w:sz w:val="21"/>
          <w:szCs w:val="21"/>
        </w:rPr>
        <w:t>html id attribute</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body</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 xml:space="preserve">This is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sup</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superscripted</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sup</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 xml:space="preserve"> text</w:t>
      </w:r>
      <w:proofErr w:type="gramStart"/>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808080"/>
          <w:sz w:val="21"/>
          <w:szCs w:val="21"/>
        </w:rPr>
        <w:t>&lt;</w:t>
      </w:r>
      <w:proofErr w:type="gramEnd"/>
      <w:r w:rsidRPr="005648C8">
        <w:rPr>
          <w:rFonts w:ascii="Consolas" w:eastAsia="Times New Roman" w:hAnsi="Consolas" w:cs="Times New Roman"/>
          <w:color w:val="808080"/>
          <w:sz w:val="21"/>
          <w:szCs w:val="21"/>
        </w:rPr>
        <w: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body</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808080"/>
          <w:sz w:val="21"/>
          <w:szCs w:val="21"/>
        </w:rPr>
        <w:t>&gt;</w:t>
      </w:r>
    </w:p>
    <w:p w:rsidR="006F698E" w:rsidRDefault="006F698E" w:rsidP="003C0F9C">
      <w:pPr>
        <w:rPr>
          <w:sz w:val="32"/>
          <w:szCs w:val="32"/>
        </w:rPr>
      </w:pPr>
      <w:r>
        <w:rPr>
          <w:sz w:val="32"/>
          <w:szCs w:val="32"/>
        </w:rPr>
        <w:t>OUTPUT-</w:t>
      </w:r>
    </w:p>
    <w:p w:rsidR="006F698E" w:rsidRPr="005648C8" w:rsidRDefault="006F698E" w:rsidP="003C0F9C">
      <w:pPr>
        <w:rPr>
          <w:color w:val="000000"/>
          <w:sz w:val="28"/>
          <w:szCs w:val="28"/>
        </w:rPr>
      </w:pPr>
      <w:r w:rsidRPr="005648C8">
        <w:rPr>
          <w:color w:val="000000"/>
          <w:sz w:val="28"/>
          <w:szCs w:val="28"/>
        </w:rPr>
        <w:t>This is </w:t>
      </w:r>
      <w:r w:rsidRPr="005648C8">
        <w:rPr>
          <w:color w:val="000000"/>
          <w:sz w:val="28"/>
          <w:szCs w:val="28"/>
          <w:vertAlign w:val="superscript"/>
        </w:rPr>
        <w:t>superscripted</w:t>
      </w:r>
      <w:r w:rsidRPr="005648C8">
        <w:rPr>
          <w:color w:val="000000"/>
          <w:sz w:val="28"/>
          <w:szCs w:val="28"/>
        </w:rPr>
        <w:t> text.</w:t>
      </w:r>
    </w:p>
    <w:p w:rsidR="002D1E8A" w:rsidRDefault="002D1E8A" w:rsidP="002D1E8A">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Text Formatting Elements</w:t>
      </w:r>
    </w:p>
    <w:tbl>
      <w:tblPr>
        <w:tblW w:w="1313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tblPr>
      <w:tblGrid>
        <w:gridCol w:w="2624"/>
        <w:gridCol w:w="10513"/>
      </w:tblGrid>
      <w:tr w:rsidR="002D1E8A" w:rsidTr="002D1E8A">
        <w:tc>
          <w:tcPr>
            <w:tcW w:w="2624" w:type="dxa"/>
            <w:shd w:val="clear" w:color="auto" w:fill="FFFFFF"/>
            <w:tcMar>
              <w:top w:w="120" w:type="dxa"/>
              <w:left w:w="240" w:type="dxa"/>
              <w:bottom w:w="120" w:type="dxa"/>
              <w:right w:w="120" w:type="dxa"/>
            </w:tcMar>
            <w:hideMark/>
          </w:tcPr>
          <w:p w:rsidR="002D1E8A" w:rsidRDefault="002D1E8A">
            <w:pPr>
              <w:spacing w:before="300" w:after="300"/>
              <w:rPr>
                <w:rFonts w:ascii="Verdana" w:hAnsi="Verdana"/>
                <w:b/>
                <w:bCs/>
                <w:color w:val="000000"/>
                <w:sz w:val="23"/>
                <w:szCs w:val="23"/>
              </w:rPr>
            </w:pPr>
            <w:r>
              <w:rPr>
                <w:rFonts w:ascii="Verdana" w:hAnsi="Verdana"/>
                <w:b/>
                <w:bCs/>
                <w:color w:val="000000"/>
                <w:sz w:val="23"/>
                <w:szCs w:val="23"/>
              </w:rPr>
              <w:t>Tag</w:t>
            </w:r>
          </w:p>
        </w:tc>
        <w:tc>
          <w:tcPr>
            <w:tcW w:w="0" w:type="auto"/>
            <w:shd w:val="clear" w:color="auto" w:fill="FFFFFF"/>
            <w:tcMar>
              <w:top w:w="120" w:type="dxa"/>
              <w:left w:w="120" w:type="dxa"/>
              <w:bottom w:w="120" w:type="dxa"/>
              <w:right w:w="120" w:type="dxa"/>
            </w:tcMar>
            <w:hideMark/>
          </w:tcPr>
          <w:p w:rsidR="002D1E8A" w:rsidRDefault="002D1E8A">
            <w:pPr>
              <w:spacing w:before="300" w:after="300"/>
              <w:rPr>
                <w:rFonts w:ascii="Verdana" w:hAnsi="Verdana"/>
                <w:b/>
                <w:bCs/>
                <w:color w:val="000000"/>
                <w:sz w:val="23"/>
                <w:szCs w:val="23"/>
              </w:rPr>
            </w:pPr>
            <w:r>
              <w:rPr>
                <w:rFonts w:ascii="Verdana" w:hAnsi="Verdana"/>
                <w:b/>
                <w:bCs/>
                <w:color w:val="000000"/>
                <w:sz w:val="23"/>
                <w:szCs w:val="23"/>
              </w:rPr>
              <w:t>Description</w:t>
            </w:r>
          </w:p>
        </w:tc>
      </w:tr>
      <w:tr w:rsidR="002D1E8A" w:rsidTr="002D1E8A">
        <w:tc>
          <w:tcPr>
            <w:tcW w:w="0" w:type="auto"/>
            <w:shd w:val="clear" w:color="auto" w:fill="E7E9EB"/>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8" w:history="1">
              <w:r w:rsidR="002D1E8A">
                <w:rPr>
                  <w:rStyle w:val="Hyperlink"/>
                  <w:rFonts w:ascii="Verdana" w:hAnsi="Verdana"/>
                  <w:sz w:val="23"/>
                  <w:szCs w:val="23"/>
                </w:rPr>
                <w:t>&lt;b&gt;</w:t>
              </w:r>
            </w:hyperlink>
          </w:p>
        </w:tc>
        <w:tc>
          <w:tcPr>
            <w:tcW w:w="0" w:type="auto"/>
            <w:shd w:val="clear" w:color="auto" w:fill="E7E9EB"/>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bold text</w:t>
            </w:r>
          </w:p>
        </w:tc>
      </w:tr>
      <w:tr w:rsidR="002D1E8A" w:rsidTr="002D1E8A">
        <w:tc>
          <w:tcPr>
            <w:tcW w:w="0" w:type="auto"/>
            <w:shd w:val="clear" w:color="auto" w:fill="FFFFFF"/>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9" w:history="1">
              <w:r w:rsidR="002D1E8A">
                <w:rPr>
                  <w:rStyle w:val="Hyperlink"/>
                  <w:rFonts w:ascii="Verdana" w:hAnsi="Verdana"/>
                  <w:sz w:val="23"/>
                  <w:szCs w:val="23"/>
                </w:rPr>
                <w:t>&lt;</w:t>
              </w:r>
              <w:proofErr w:type="spellStart"/>
              <w:r w:rsidR="002D1E8A">
                <w:rPr>
                  <w:rStyle w:val="Hyperlink"/>
                  <w:rFonts w:ascii="Verdana" w:hAnsi="Verdana"/>
                  <w:sz w:val="23"/>
                  <w:szCs w:val="23"/>
                </w:rPr>
                <w:t>em</w:t>
              </w:r>
              <w:proofErr w:type="spellEnd"/>
              <w:r w:rsidR="002D1E8A">
                <w:rPr>
                  <w:rStyle w:val="Hyperlink"/>
                  <w:rFonts w:ascii="Verdana" w:hAnsi="Verdana"/>
                  <w:sz w:val="23"/>
                  <w:szCs w:val="23"/>
                </w:rPr>
                <w:t>&gt;</w:t>
              </w:r>
            </w:hyperlink>
          </w:p>
        </w:tc>
        <w:tc>
          <w:tcPr>
            <w:tcW w:w="0" w:type="auto"/>
            <w:shd w:val="clear" w:color="auto" w:fill="FFFFFF"/>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emphasized text </w:t>
            </w:r>
          </w:p>
        </w:tc>
      </w:tr>
      <w:tr w:rsidR="002D1E8A" w:rsidTr="002D1E8A">
        <w:tc>
          <w:tcPr>
            <w:tcW w:w="0" w:type="auto"/>
            <w:shd w:val="clear" w:color="auto" w:fill="E7E9EB"/>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0" w:history="1">
              <w:r w:rsidR="002D1E8A">
                <w:rPr>
                  <w:rStyle w:val="Hyperlink"/>
                  <w:rFonts w:ascii="Verdana" w:hAnsi="Verdana"/>
                  <w:sz w:val="23"/>
                  <w:szCs w:val="23"/>
                </w:rPr>
                <w:t>&lt;</w:t>
              </w:r>
              <w:proofErr w:type="spellStart"/>
              <w:r w:rsidR="002D1E8A">
                <w:rPr>
                  <w:rStyle w:val="Hyperlink"/>
                  <w:rFonts w:ascii="Verdana" w:hAnsi="Verdana"/>
                  <w:sz w:val="23"/>
                  <w:szCs w:val="23"/>
                </w:rPr>
                <w:t>i</w:t>
              </w:r>
              <w:proofErr w:type="spellEnd"/>
              <w:r w:rsidR="002D1E8A">
                <w:rPr>
                  <w:rStyle w:val="Hyperlink"/>
                  <w:rFonts w:ascii="Verdana" w:hAnsi="Verdana"/>
                  <w:sz w:val="23"/>
                  <w:szCs w:val="23"/>
                </w:rPr>
                <w:t>&gt;</w:t>
              </w:r>
            </w:hyperlink>
          </w:p>
        </w:tc>
        <w:tc>
          <w:tcPr>
            <w:tcW w:w="0" w:type="auto"/>
            <w:shd w:val="clear" w:color="auto" w:fill="E7E9EB"/>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a part of text in an alternate voice or mood</w:t>
            </w:r>
          </w:p>
        </w:tc>
      </w:tr>
      <w:tr w:rsidR="002D1E8A" w:rsidTr="002D1E8A">
        <w:tc>
          <w:tcPr>
            <w:tcW w:w="0" w:type="auto"/>
            <w:shd w:val="clear" w:color="auto" w:fill="FFFFFF"/>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1" w:history="1">
              <w:r w:rsidR="002D1E8A">
                <w:rPr>
                  <w:rStyle w:val="Hyperlink"/>
                  <w:rFonts w:ascii="Verdana" w:hAnsi="Verdana"/>
                  <w:sz w:val="23"/>
                  <w:szCs w:val="23"/>
                </w:rPr>
                <w:t>&lt;small&gt;</w:t>
              </w:r>
            </w:hyperlink>
          </w:p>
        </w:tc>
        <w:tc>
          <w:tcPr>
            <w:tcW w:w="0" w:type="auto"/>
            <w:shd w:val="clear" w:color="auto" w:fill="FFFFFF"/>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smaller text</w:t>
            </w:r>
          </w:p>
        </w:tc>
      </w:tr>
      <w:tr w:rsidR="002D1E8A" w:rsidTr="002D1E8A">
        <w:tc>
          <w:tcPr>
            <w:tcW w:w="0" w:type="auto"/>
            <w:shd w:val="clear" w:color="auto" w:fill="E7E9EB"/>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2" w:history="1">
              <w:r w:rsidR="002D1E8A">
                <w:rPr>
                  <w:rStyle w:val="Hyperlink"/>
                  <w:rFonts w:ascii="Verdana" w:hAnsi="Verdana"/>
                  <w:sz w:val="23"/>
                  <w:szCs w:val="23"/>
                </w:rPr>
                <w:t>&lt;strong&gt;</w:t>
              </w:r>
            </w:hyperlink>
          </w:p>
        </w:tc>
        <w:tc>
          <w:tcPr>
            <w:tcW w:w="0" w:type="auto"/>
            <w:shd w:val="clear" w:color="auto" w:fill="E7E9EB"/>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important text</w:t>
            </w:r>
          </w:p>
        </w:tc>
      </w:tr>
      <w:tr w:rsidR="002D1E8A" w:rsidTr="002D1E8A">
        <w:tc>
          <w:tcPr>
            <w:tcW w:w="0" w:type="auto"/>
            <w:shd w:val="clear" w:color="auto" w:fill="FFFFFF"/>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3" w:history="1">
              <w:r w:rsidR="002D1E8A">
                <w:rPr>
                  <w:rStyle w:val="Hyperlink"/>
                  <w:rFonts w:ascii="Verdana" w:hAnsi="Verdana"/>
                  <w:sz w:val="23"/>
                  <w:szCs w:val="23"/>
                </w:rPr>
                <w:t>&lt;sub&gt;</w:t>
              </w:r>
            </w:hyperlink>
          </w:p>
        </w:tc>
        <w:tc>
          <w:tcPr>
            <w:tcW w:w="0" w:type="auto"/>
            <w:shd w:val="clear" w:color="auto" w:fill="FFFFFF"/>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subscripted text</w:t>
            </w:r>
          </w:p>
        </w:tc>
      </w:tr>
      <w:tr w:rsidR="002D1E8A" w:rsidTr="002D1E8A">
        <w:tc>
          <w:tcPr>
            <w:tcW w:w="0" w:type="auto"/>
            <w:shd w:val="clear" w:color="auto" w:fill="E7E9EB"/>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4" w:history="1">
              <w:r w:rsidR="002D1E8A">
                <w:rPr>
                  <w:rStyle w:val="Hyperlink"/>
                  <w:rFonts w:ascii="Verdana" w:hAnsi="Verdana"/>
                  <w:sz w:val="23"/>
                  <w:szCs w:val="23"/>
                </w:rPr>
                <w:t>&lt;sup&gt;</w:t>
              </w:r>
            </w:hyperlink>
          </w:p>
        </w:tc>
        <w:tc>
          <w:tcPr>
            <w:tcW w:w="0" w:type="auto"/>
            <w:shd w:val="clear" w:color="auto" w:fill="E7E9EB"/>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superscripted text</w:t>
            </w:r>
          </w:p>
        </w:tc>
      </w:tr>
      <w:tr w:rsidR="002D1E8A" w:rsidTr="002D1E8A">
        <w:tc>
          <w:tcPr>
            <w:tcW w:w="0" w:type="auto"/>
            <w:shd w:val="clear" w:color="auto" w:fill="FFFFFF"/>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5" w:history="1">
              <w:r w:rsidR="002D1E8A">
                <w:rPr>
                  <w:rStyle w:val="Hyperlink"/>
                  <w:rFonts w:ascii="Verdana" w:hAnsi="Verdana"/>
                  <w:sz w:val="23"/>
                  <w:szCs w:val="23"/>
                </w:rPr>
                <w:t>&lt;ins&gt;</w:t>
              </w:r>
            </w:hyperlink>
          </w:p>
        </w:tc>
        <w:tc>
          <w:tcPr>
            <w:tcW w:w="0" w:type="auto"/>
            <w:shd w:val="clear" w:color="auto" w:fill="FFFFFF"/>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inserted text</w:t>
            </w:r>
          </w:p>
        </w:tc>
      </w:tr>
      <w:tr w:rsidR="002D1E8A" w:rsidTr="002D1E8A">
        <w:tc>
          <w:tcPr>
            <w:tcW w:w="0" w:type="auto"/>
            <w:shd w:val="clear" w:color="auto" w:fill="E7E9EB"/>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6" w:history="1">
              <w:r w:rsidR="002D1E8A">
                <w:rPr>
                  <w:rStyle w:val="Hyperlink"/>
                  <w:rFonts w:ascii="Verdana" w:hAnsi="Verdana"/>
                  <w:sz w:val="23"/>
                  <w:szCs w:val="23"/>
                </w:rPr>
                <w:t>&lt;del&gt;</w:t>
              </w:r>
            </w:hyperlink>
          </w:p>
        </w:tc>
        <w:tc>
          <w:tcPr>
            <w:tcW w:w="0" w:type="auto"/>
            <w:shd w:val="clear" w:color="auto" w:fill="E7E9EB"/>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deleted text</w:t>
            </w:r>
          </w:p>
        </w:tc>
      </w:tr>
      <w:tr w:rsidR="002D1E8A" w:rsidTr="002D1E8A">
        <w:tc>
          <w:tcPr>
            <w:tcW w:w="0" w:type="auto"/>
            <w:shd w:val="clear" w:color="auto" w:fill="FFFFFF"/>
            <w:tcMar>
              <w:top w:w="120" w:type="dxa"/>
              <w:left w:w="240" w:type="dxa"/>
              <w:bottom w:w="120" w:type="dxa"/>
              <w:right w:w="120" w:type="dxa"/>
            </w:tcMar>
            <w:hideMark/>
          </w:tcPr>
          <w:p w:rsidR="002D1E8A" w:rsidRDefault="0050576F">
            <w:pPr>
              <w:spacing w:before="300" w:after="300"/>
              <w:rPr>
                <w:rFonts w:ascii="Verdana" w:hAnsi="Verdana"/>
                <w:color w:val="000000"/>
                <w:sz w:val="23"/>
                <w:szCs w:val="23"/>
              </w:rPr>
            </w:pPr>
            <w:hyperlink r:id="rId17" w:history="1">
              <w:r w:rsidR="002D1E8A">
                <w:rPr>
                  <w:rStyle w:val="Hyperlink"/>
                  <w:rFonts w:ascii="Verdana" w:hAnsi="Verdana"/>
                  <w:sz w:val="23"/>
                  <w:szCs w:val="23"/>
                </w:rPr>
                <w:t>&lt;mark&gt;</w:t>
              </w:r>
            </w:hyperlink>
          </w:p>
        </w:tc>
        <w:tc>
          <w:tcPr>
            <w:tcW w:w="0" w:type="auto"/>
            <w:shd w:val="clear" w:color="auto" w:fill="FFFFFF"/>
            <w:tcMar>
              <w:top w:w="120" w:type="dxa"/>
              <w:left w:w="120" w:type="dxa"/>
              <w:bottom w:w="120" w:type="dxa"/>
              <w:right w:w="120" w:type="dxa"/>
            </w:tcMar>
            <w:hideMark/>
          </w:tcPr>
          <w:p w:rsidR="002D1E8A" w:rsidRDefault="002D1E8A">
            <w:pPr>
              <w:spacing w:before="300" w:after="300"/>
              <w:rPr>
                <w:rFonts w:ascii="Verdana" w:hAnsi="Verdana"/>
                <w:color w:val="000000"/>
                <w:sz w:val="23"/>
                <w:szCs w:val="23"/>
              </w:rPr>
            </w:pPr>
            <w:r>
              <w:rPr>
                <w:rFonts w:ascii="Verdana" w:hAnsi="Verdana"/>
                <w:color w:val="000000"/>
                <w:sz w:val="23"/>
                <w:szCs w:val="23"/>
              </w:rPr>
              <w:t>Defines marked/highlighted text</w:t>
            </w:r>
          </w:p>
        </w:tc>
      </w:tr>
    </w:tbl>
    <w:p w:rsidR="002D1E8A" w:rsidRDefault="002D1E8A" w:rsidP="003C0F9C">
      <w:pPr>
        <w:rPr>
          <w:sz w:val="32"/>
          <w:szCs w:val="32"/>
        </w:rPr>
      </w:pPr>
    </w:p>
    <w:p w:rsidR="002D1E8A" w:rsidRDefault="002D1E8A" w:rsidP="003C0F9C">
      <w:pPr>
        <w:rPr>
          <w:sz w:val="32"/>
          <w:szCs w:val="32"/>
        </w:rPr>
      </w:pPr>
      <w:r>
        <w:rPr>
          <w:sz w:val="32"/>
          <w:szCs w:val="32"/>
        </w:rPr>
        <w:t xml:space="preserve">HOW IS CELL PADDING DIFFERENT FROM CELL </w:t>
      </w:r>
      <w:proofErr w:type="gramStart"/>
      <w:r>
        <w:rPr>
          <w:sz w:val="32"/>
          <w:szCs w:val="32"/>
        </w:rPr>
        <w:t>SPACING ?</w:t>
      </w:r>
      <w:proofErr w:type="gramEnd"/>
      <w:r>
        <w:rPr>
          <w:sz w:val="32"/>
          <w:szCs w:val="32"/>
        </w:rPr>
        <w:t xml:space="preserve"> WITH EXAMPLE</w:t>
      </w:r>
    </w:p>
    <w:p w:rsidR="00FB6BEF" w:rsidRDefault="00F02E9B" w:rsidP="003C0F9C">
      <w:pPr>
        <w:rPr>
          <w:sz w:val="32"/>
          <w:szCs w:val="32"/>
        </w:rPr>
      </w:pPr>
      <w:r w:rsidRPr="0050576F">
        <w:rPr>
          <w:sz w:val="32"/>
          <w:szCs w:val="32"/>
        </w:rPr>
        <w:pict>
          <v:shape id="_x0000_i1035" type="#_x0000_t75" style="width:468pt;height:236.25pt">
            <v:imagedata r:id="rId18" o:title="500267-1671518671"/>
          </v:shape>
        </w:pict>
      </w:r>
    </w:p>
    <w:p w:rsidR="00FB6BEF" w:rsidRPr="00FB6BEF" w:rsidRDefault="00FB6BEF" w:rsidP="003C0F9C">
      <w:pPr>
        <w:rPr>
          <w:rFonts w:asciiTheme="majorHAnsi" w:hAnsiTheme="majorHAnsi"/>
          <w:sz w:val="28"/>
          <w:szCs w:val="28"/>
        </w:rPr>
      </w:pPr>
      <w:r w:rsidRPr="00FB6BEF">
        <w:rPr>
          <w:rFonts w:asciiTheme="majorHAnsi" w:hAnsiTheme="majorHAnsi" w:cs="Arial"/>
          <w:color w:val="000000"/>
          <w:sz w:val="28"/>
          <w:szCs w:val="28"/>
          <w:shd w:val="clear" w:color="auto" w:fill="FFFFFF"/>
        </w:rPr>
        <w:t xml:space="preserve">The most basic difference between </w:t>
      </w:r>
      <w:proofErr w:type="spellStart"/>
      <w:r w:rsidRPr="00FB6BEF">
        <w:rPr>
          <w:rFonts w:asciiTheme="majorHAnsi" w:hAnsiTheme="majorHAnsi" w:cs="Arial"/>
          <w:color w:val="000000"/>
          <w:sz w:val="28"/>
          <w:szCs w:val="28"/>
          <w:shd w:val="clear" w:color="auto" w:fill="FFFFFF"/>
        </w:rPr>
        <w:t>cellpadding</w:t>
      </w:r>
      <w:proofErr w:type="spellEnd"/>
      <w:r w:rsidRPr="00FB6BEF">
        <w:rPr>
          <w:rFonts w:asciiTheme="majorHAnsi" w:hAnsiTheme="majorHAnsi" w:cs="Arial"/>
          <w:color w:val="000000"/>
          <w:sz w:val="28"/>
          <w:szCs w:val="28"/>
          <w:shd w:val="clear" w:color="auto" w:fill="FFFFFF"/>
        </w:rPr>
        <w:t xml:space="preserve"> and </w:t>
      </w:r>
      <w:proofErr w:type="spellStart"/>
      <w:r w:rsidRPr="00FB6BEF">
        <w:rPr>
          <w:rFonts w:asciiTheme="majorHAnsi" w:hAnsiTheme="majorHAnsi" w:cs="Arial"/>
          <w:color w:val="000000"/>
          <w:sz w:val="28"/>
          <w:szCs w:val="28"/>
          <w:shd w:val="clear" w:color="auto" w:fill="FFFFFF"/>
        </w:rPr>
        <w:t>cellspacing</w:t>
      </w:r>
      <w:proofErr w:type="spellEnd"/>
      <w:r w:rsidRPr="00FB6BEF">
        <w:rPr>
          <w:rFonts w:asciiTheme="majorHAnsi" w:hAnsiTheme="majorHAnsi" w:cs="Arial"/>
          <w:color w:val="000000"/>
          <w:sz w:val="28"/>
          <w:szCs w:val="28"/>
          <w:shd w:val="clear" w:color="auto" w:fill="FFFFFF"/>
        </w:rPr>
        <w:t xml:space="preserve"> is that the </w:t>
      </w:r>
      <w:proofErr w:type="spellStart"/>
      <w:r w:rsidRPr="00FB6BEF">
        <w:rPr>
          <w:rFonts w:asciiTheme="majorHAnsi" w:hAnsiTheme="majorHAnsi" w:cs="Arial"/>
          <w:color w:val="000000"/>
          <w:sz w:val="28"/>
          <w:szCs w:val="28"/>
          <w:shd w:val="clear" w:color="auto" w:fill="FFFFFF"/>
        </w:rPr>
        <w:t>cellpadding</w:t>
      </w:r>
      <w:proofErr w:type="spellEnd"/>
      <w:r w:rsidRPr="00FB6BEF">
        <w:rPr>
          <w:rFonts w:asciiTheme="majorHAnsi" w:hAnsiTheme="majorHAnsi" w:cs="Arial"/>
          <w:color w:val="000000"/>
          <w:sz w:val="28"/>
          <w:szCs w:val="28"/>
          <w:shd w:val="clear" w:color="auto" w:fill="FFFFFF"/>
        </w:rPr>
        <w:t xml:space="preserve"> is used to set the whitespace between cell edge and cell content, whereas </w:t>
      </w:r>
      <w:proofErr w:type="spellStart"/>
      <w:r w:rsidRPr="00FB6BEF">
        <w:rPr>
          <w:rFonts w:asciiTheme="majorHAnsi" w:hAnsiTheme="majorHAnsi" w:cs="Arial"/>
          <w:color w:val="000000"/>
          <w:sz w:val="28"/>
          <w:szCs w:val="28"/>
          <w:shd w:val="clear" w:color="auto" w:fill="FFFFFF"/>
        </w:rPr>
        <w:t>cellspacing</w:t>
      </w:r>
      <w:proofErr w:type="spellEnd"/>
      <w:r w:rsidRPr="00FB6BEF">
        <w:rPr>
          <w:rFonts w:asciiTheme="majorHAnsi" w:hAnsiTheme="majorHAnsi" w:cs="Arial"/>
          <w:color w:val="000000"/>
          <w:sz w:val="28"/>
          <w:szCs w:val="28"/>
          <w:shd w:val="clear" w:color="auto" w:fill="FFFFFF"/>
        </w:rPr>
        <w:t xml:space="preserve"> is used to set the whitespace between two cells.</w:t>
      </w:r>
    </w:p>
    <w:p w:rsidR="002D1E8A" w:rsidRDefault="00346108" w:rsidP="003C0F9C">
      <w:pPr>
        <w:rPr>
          <w:sz w:val="32"/>
          <w:szCs w:val="32"/>
        </w:rPr>
      </w:pPr>
      <w:r>
        <w:rPr>
          <w:sz w:val="32"/>
          <w:szCs w:val="32"/>
        </w:rPr>
        <w:lastRenderedPageBreak/>
        <w:t>EXAMPLE-</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w:t>
      </w: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table</w:t>
      </w: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F44747"/>
          <w:sz w:val="21"/>
          <w:szCs w:val="21"/>
        </w:rPr>
        <w:t>border</w:t>
      </w:r>
      <w:r w:rsidRPr="005F656E">
        <w:rPr>
          <w:rFonts w:ascii="Consolas" w:eastAsia="Times New Roman" w:hAnsi="Consolas" w:cs="Times New Roman"/>
          <w:color w:val="D4D4D4"/>
          <w:sz w:val="21"/>
          <w:szCs w:val="21"/>
        </w:rPr>
        <w:t>=</w:t>
      </w:r>
      <w:r w:rsidRPr="005F656E">
        <w:rPr>
          <w:rFonts w:ascii="Consolas" w:eastAsia="Times New Roman" w:hAnsi="Consolas" w:cs="Times New Roman"/>
          <w:color w:val="CE9178"/>
          <w:sz w:val="21"/>
          <w:szCs w:val="21"/>
        </w:rPr>
        <w:t>"1"</w:t>
      </w:r>
      <w:r w:rsidRPr="005F656E">
        <w:rPr>
          <w:rFonts w:ascii="Consolas" w:eastAsia="Times New Roman" w:hAnsi="Consolas" w:cs="Times New Roman"/>
          <w:color w:val="D4D4D4"/>
          <w:sz w:val="21"/>
          <w:szCs w:val="21"/>
        </w:rPr>
        <w:t xml:space="preserve"> </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w:t>
      </w:r>
      <w:proofErr w:type="spellStart"/>
      <w:proofErr w:type="gramStart"/>
      <w:r w:rsidRPr="005F656E">
        <w:rPr>
          <w:rFonts w:ascii="Consolas" w:eastAsia="Times New Roman" w:hAnsi="Consolas" w:cs="Times New Roman"/>
          <w:color w:val="9CDCFE"/>
          <w:sz w:val="21"/>
          <w:szCs w:val="21"/>
        </w:rPr>
        <w:t>cellpadding</w:t>
      </w:r>
      <w:proofErr w:type="spellEnd"/>
      <w:proofErr w:type="gramEnd"/>
      <w:r w:rsidRPr="005F656E">
        <w:rPr>
          <w:rFonts w:ascii="Consolas" w:eastAsia="Times New Roman" w:hAnsi="Consolas" w:cs="Times New Roman"/>
          <w:color w:val="D4D4D4"/>
          <w:sz w:val="21"/>
          <w:szCs w:val="21"/>
        </w:rPr>
        <w:t>=</w:t>
      </w:r>
      <w:r w:rsidRPr="005F656E">
        <w:rPr>
          <w:rFonts w:ascii="Consolas" w:eastAsia="Times New Roman" w:hAnsi="Consolas" w:cs="Times New Roman"/>
          <w:color w:val="CE9178"/>
          <w:sz w:val="21"/>
          <w:szCs w:val="21"/>
        </w:rPr>
        <w:t>"4"</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w:t>
      </w:r>
      <w:proofErr w:type="spellStart"/>
      <w:proofErr w:type="gramStart"/>
      <w:r w:rsidRPr="005F656E">
        <w:rPr>
          <w:rFonts w:ascii="Consolas" w:eastAsia="Times New Roman" w:hAnsi="Consolas" w:cs="Times New Roman"/>
          <w:color w:val="9CDCFE"/>
          <w:sz w:val="21"/>
          <w:szCs w:val="21"/>
        </w:rPr>
        <w:t>cellspacing</w:t>
      </w:r>
      <w:proofErr w:type="spellEnd"/>
      <w:proofErr w:type="gramEnd"/>
      <w:r w:rsidRPr="005F656E">
        <w:rPr>
          <w:rFonts w:ascii="Consolas" w:eastAsia="Times New Roman" w:hAnsi="Consolas" w:cs="Times New Roman"/>
          <w:color w:val="D4D4D4"/>
          <w:sz w:val="21"/>
          <w:szCs w:val="21"/>
        </w:rPr>
        <w:t>=</w:t>
      </w:r>
      <w:r w:rsidRPr="005F656E">
        <w:rPr>
          <w:rFonts w:ascii="Consolas" w:eastAsia="Times New Roman" w:hAnsi="Consolas" w:cs="Times New Roman"/>
          <w:color w:val="CE9178"/>
          <w:sz w:val="21"/>
          <w:szCs w:val="21"/>
        </w:rPr>
        <w:t>"5"</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thead</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proofErr w:type="gramEnd"/>
      <w:r w:rsidRPr="005F656E">
        <w:rPr>
          <w:rFonts w:ascii="Consolas" w:eastAsia="Times New Roman" w:hAnsi="Consolas" w:cs="Times New Roman"/>
          <w:color w:val="808080"/>
          <w:sz w:val="21"/>
          <w:szCs w:val="21"/>
        </w:rPr>
        <w:t>&gt;&lt;</w:t>
      </w:r>
      <w:r w:rsidRPr="005F656E">
        <w:rPr>
          <w:rFonts w:ascii="Consolas" w:eastAsia="Times New Roman" w:hAnsi="Consolas" w:cs="Times New Roman"/>
          <w:color w:val="569CD6"/>
          <w:sz w:val="21"/>
          <w:szCs w:val="21"/>
        </w:rPr>
        <w:t>span</w:t>
      </w:r>
      <w:r w:rsidRPr="005F656E">
        <w:rPr>
          <w:rFonts w:ascii="Consolas" w:eastAsia="Times New Roman" w:hAnsi="Consolas" w:cs="Times New Roman"/>
          <w:color w:val="808080"/>
          <w:sz w:val="21"/>
          <w:szCs w:val="21"/>
        </w:rPr>
        <w:t>&gt;</w:t>
      </w:r>
      <w:r w:rsidRPr="005F656E">
        <w:rPr>
          <w:rFonts w:ascii="Consolas" w:eastAsia="Times New Roman" w:hAnsi="Consolas" w:cs="Times New Roman"/>
          <w:color w:val="D4D4D4"/>
          <w:sz w:val="21"/>
          <w:szCs w:val="21"/>
        </w:rPr>
        <w:t>Name</w:t>
      </w: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span</w:t>
      </w:r>
      <w:r w:rsidRPr="005F656E">
        <w:rPr>
          <w:rFonts w:ascii="Consolas" w:eastAsia="Times New Roman" w:hAnsi="Consolas" w:cs="Times New Roman"/>
          <w:color w:val="808080"/>
          <w:sz w:val="21"/>
          <w:szCs w:val="21"/>
        </w:rPr>
        <w:t>&gt;&lt;/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proofErr w:type="gramEnd"/>
      <w:r w:rsidRPr="005F656E">
        <w:rPr>
          <w:rFonts w:ascii="Consolas" w:eastAsia="Times New Roman" w:hAnsi="Consolas" w:cs="Times New Roman"/>
          <w:color w:val="808080"/>
          <w:sz w:val="21"/>
          <w:szCs w:val="21"/>
        </w:rPr>
        <w:t>&gt;&lt;</w:t>
      </w:r>
      <w:r w:rsidRPr="005F656E">
        <w:rPr>
          <w:rFonts w:ascii="Consolas" w:eastAsia="Times New Roman" w:hAnsi="Consolas" w:cs="Times New Roman"/>
          <w:color w:val="569CD6"/>
          <w:sz w:val="21"/>
          <w:szCs w:val="21"/>
        </w:rPr>
        <w:t>span</w:t>
      </w:r>
      <w:r w:rsidRPr="005F656E">
        <w:rPr>
          <w:rFonts w:ascii="Consolas" w:eastAsia="Times New Roman" w:hAnsi="Consolas" w:cs="Times New Roman"/>
          <w:color w:val="808080"/>
          <w:sz w:val="21"/>
          <w:szCs w:val="21"/>
        </w:rPr>
        <w:t>&gt;</w:t>
      </w:r>
      <w:r w:rsidRPr="005F656E">
        <w:rPr>
          <w:rFonts w:ascii="Consolas" w:eastAsia="Times New Roman" w:hAnsi="Consolas" w:cs="Times New Roman"/>
          <w:color w:val="D4D4D4"/>
          <w:sz w:val="21"/>
          <w:szCs w:val="21"/>
        </w:rPr>
        <w:t>Age</w:t>
      </w: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span</w:t>
      </w:r>
      <w:r w:rsidRPr="005F656E">
        <w:rPr>
          <w:rFonts w:ascii="Consolas" w:eastAsia="Times New Roman" w:hAnsi="Consolas" w:cs="Times New Roman"/>
          <w:color w:val="808080"/>
          <w:sz w:val="21"/>
          <w:szCs w:val="21"/>
        </w:rPr>
        <w:t>&gt;&lt;/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r w:rsidRPr="005F656E">
        <w:rPr>
          <w:rFonts w:ascii="Consolas" w:eastAsia="Times New Roman" w:hAnsi="Consolas" w:cs="Times New Roman"/>
          <w:color w:val="569CD6"/>
          <w:sz w:val="21"/>
          <w:szCs w:val="21"/>
        </w:rPr>
        <w:t>thead</w:t>
      </w:r>
      <w:proofErr w:type="spell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tbody</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spellStart"/>
      <w:proofErr w:type="gramEnd"/>
      <w:r w:rsidRPr="005F656E">
        <w:rPr>
          <w:rFonts w:ascii="Consolas" w:eastAsia="Times New Roman" w:hAnsi="Consolas" w:cs="Times New Roman"/>
          <w:color w:val="D4D4D4"/>
          <w:sz w:val="21"/>
          <w:szCs w:val="21"/>
        </w:rPr>
        <w:t>Rani</w:t>
      </w:r>
      <w:proofErr w:type="spellEnd"/>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gramEnd"/>
      <w:r w:rsidRPr="005F656E">
        <w:rPr>
          <w:rFonts w:ascii="Consolas" w:eastAsia="Times New Roman" w:hAnsi="Consolas" w:cs="Times New Roman"/>
          <w:color w:val="D4D4D4"/>
          <w:sz w:val="21"/>
          <w:szCs w:val="21"/>
        </w:rPr>
        <w:t>30</w:t>
      </w: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spellStart"/>
      <w:proofErr w:type="gramEnd"/>
      <w:r w:rsidRPr="005F656E">
        <w:rPr>
          <w:rFonts w:ascii="Consolas" w:eastAsia="Times New Roman" w:hAnsi="Consolas" w:cs="Times New Roman"/>
          <w:color w:val="D4D4D4"/>
          <w:sz w:val="21"/>
          <w:szCs w:val="21"/>
        </w:rPr>
        <w:t>Rajan</w:t>
      </w:r>
      <w:proofErr w:type="spellEnd"/>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gramEnd"/>
      <w:r w:rsidRPr="005F656E">
        <w:rPr>
          <w:rFonts w:ascii="Consolas" w:eastAsia="Times New Roman" w:hAnsi="Consolas" w:cs="Times New Roman"/>
          <w:color w:val="D4D4D4"/>
          <w:sz w:val="21"/>
          <w:szCs w:val="21"/>
        </w:rPr>
        <w:t>35</w:t>
      </w: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spellStart"/>
      <w:proofErr w:type="gramEnd"/>
      <w:r w:rsidRPr="005F656E">
        <w:rPr>
          <w:rFonts w:ascii="Consolas" w:eastAsia="Times New Roman" w:hAnsi="Consolas" w:cs="Times New Roman"/>
          <w:color w:val="D4D4D4"/>
          <w:sz w:val="21"/>
          <w:szCs w:val="21"/>
        </w:rPr>
        <w:t>Akshaya</w:t>
      </w:r>
      <w:proofErr w:type="spellEnd"/>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gramEnd"/>
      <w:r w:rsidRPr="005F656E">
        <w:rPr>
          <w:rFonts w:ascii="Consolas" w:eastAsia="Times New Roman" w:hAnsi="Consolas" w:cs="Times New Roman"/>
          <w:color w:val="D4D4D4"/>
          <w:sz w:val="21"/>
          <w:szCs w:val="21"/>
        </w:rPr>
        <w:t>17</w:t>
      </w: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spellStart"/>
      <w:proofErr w:type="gramEnd"/>
      <w:r w:rsidRPr="005F656E">
        <w:rPr>
          <w:rFonts w:ascii="Consolas" w:eastAsia="Times New Roman" w:hAnsi="Consolas" w:cs="Times New Roman"/>
          <w:color w:val="D4D4D4"/>
          <w:sz w:val="21"/>
          <w:szCs w:val="21"/>
        </w:rPr>
        <w:t>Ashick</w:t>
      </w:r>
      <w:proofErr w:type="spellEnd"/>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gramStart"/>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roofErr w:type="gramEnd"/>
      <w:r w:rsidRPr="005F656E">
        <w:rPr>
          <w:rFonts w:ascii="Consolas" w:eastAsia="Times New Roman" w:hAnsi="Consolas" w:cs="Times New Roman"/>
          <w:color w:val="D4D4D4"/>
          <w:sz w:val="21"/>
          <w:szCs w:val="21"/>
        </w:rPr>
        <w:t>13</w:t>
      </w: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td</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D4D4D4"/>
          <w:sz w:val="21"/>
          <w:szCs w:val="21"/>
        </w:rPr>
        <w:t xml:space="preserve">  </w:t>
      </w:r>
      <w:r w:rsidRPr="005F656E">
        <w:rPr>
          <w:rFonts w:ascii="Consolas" w:eastAsia="Times New Roman" w:hAnsi="Consolas" w:cs="Times New Roman"/>
          <w:color w:val="808080"/>
          <w:sz w:val="21"/>
          <w:szCs w:val="21"/>
        </w:rPr>
        <w:t>&lt;/</w:t>
      </w:r>
      <w:proofErr w:type="spellStart"/>
      <w:proofErr w:type="gramStart"/>
      <w:r w:rsidRPr="005F656E">
        <w:rPr>
          <w:rFonts w:ascii="Consolas" w:eastAsia="Times New Roman" w:hAnsi="Consolas" w:cs="Times New Roman"/>
          <w:color w:val="569CD6"/>
          <w:sz w:val="21"/>
          <w:szCs w:val="21"/>
        </w:rPr>
        <w:t>tr</w:t>
      </w:r>
      <w:proofErr w:type="spellEnd"/>
      <w:proofErr w:type="gramEnd"/>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body</w:t>
      </w:r>
      <w:r w:rsidRPr="005F656E">
        <w:rPr>
          <w:rFonts w:ascii="Consolas" w:eastAsia="Times New Roman" w:hAnsi="Consolas" w:cs="Times New Roman"/>
          <w:color w:val="808080"/>
          <w:sz w:val="21"/>
          <w:szCs w:val="21"/>
        </w:rPr>
        <w:t>&gt;</w:t>
      </w:r>
    </w:p>
    <w:p w:rsidR="005F656E" w:rsidRPr="005F656E" w:rsidRDefault="005F656E" w:rsidP="005F656E">
      <w:pPr>
        <w:shd w:val="clear" w:color="auto" w:fill="1E1E1E"/>
        <w:spacing w:after="0" w:line="285" w:lineRule="atLeast"/>
        <w:rPr>
          <w:rFonts w:ascii="Consolas" w:eastAsia="Times New Roman" w:hAnsi="Consolas" w:cs="Times New Roman"/>
          <w:color w:val="D4D4D4"/>
          <w:sz w:val="21"/>
          <w:szCs w:val="21"/>
        </w:rPr>
      </w:pPr>
      <w:r w:rsidRPr="005F656E">
        <w:rPr>
          <w:rFonts w:ascii="Consolas" w:eastAsia="Times New Roman" w:hAnsi="Consolas" w:cs="Times New Roman"/>
          <w:color w:val="808080"/>
          <w:sz w:val="21"/>
          <w:szCs w:val="21"/>
        </w:rPr>
        <w:t>&lt;/</w:t>
      </w:r>
      <w:r w:rsidRPr="005F656E">
        <w:rPr>
          <w:rFonts w:ascii="Consolas" w:eastAsia="Times New Roman" w:hAnsi="Consolas" w:cs="Times New Roman"/>
          <w:color w:val="569CD6"/>
          <w:sz w:val="21"/>
          <w:szCs w:val="21"/>
        </w:rPr>
        <w:t>html</w:t>
      </w:r>
      <w:r w:rsidRPr="005F656E">
        <w:rPr>
          <w:rFonts w:ascii="Consolas" w:eastAsia="Times New Roman" w:hAnsi="Consolas" w:cs="Times New Roman"/>
          <w:color w:val="808080"/>
          <w:sz w:val="21"/>
          <w:szCs w:val="21"/>
        </w:rPr>
        <w:t>&gt;</w:t>
      </w:r>
    </w:p>
    <w:p w:rsidR="00346108" w:rsidRDefault="002A2D45" w:rsidP="003C0F9C">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Output:</w:t>
      </w:r>
      <w:r>
        <w:rPr>
          <w:rFonts w:ascii="Arial" w:hAnsi="Arial" w:cs="Arial"/>
          <w:color w:val="273239"/>
          <w:spacing w:val="2"/>
          <w:sz w:val="26"/>
          <w:szCs w:val="26"/>
        </w:rPr>
        <w:br/>
      </w:r>
      <w:r>
        <w:rPr>
          <w:noProof/>
        </w:rPr>
        <w:drawing>
          <wp:inline distT="0" distB="0" distL="0" distR="0">
            <wp:extent cx="1409700" cy="1847850"/>
            <wp:effectExtent l="19050" t="0" r="0" b="0"/>
            <wp:docPr id="75" name="Picture 75" descr="https://media.geeksforgeeks.org/wp-content/uploads/20200714153546/diffbetcol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edia.geeksforgeeks.org/wp-content/uploads/20200714153546/diffbetcolsp.png"/>
                    <pic:cNvPicPr>
                      <a:picLocks noChangeAspect="1" noChangeArrowheads="1"/>
                    </pic:cNvPicPr>
                  </pic:nvPicPr>
                  <pic:blipFill>
                    <a:blip r:embed="rId19"/>
                    <a:srcRect/>
                    <a:stretch>
                      <a:fillRect/>
                    </a:stretch>
                  </pic:blipFill>
                  <pic:spPr bwMode="auto">
                    <a:xfrm>
                      <a:off x="0" y="0"/>
                      <a:ext cx="1409700" cy="1847850"/>
                    </a:xfrm>
                    <a:prstGeom prst="rect">
                      <a:avLst/>
                    </a:prstGeom>
                    <a:noFill/>
                    <a:ln w="9525">
                      <a:noFill/>
                      <a:miter lim="800000"/>
                      <a:headEnd/>
                      <a:tailEnd/>
                    </a:ln>
                  </pic:spPr>
                </pic:pic>
              </a:graphicData>
            </a:graphic>
          </wp:inline>
        </w:drawing>
      </w:r>
    </w:p>
    <w:p w:rsidR="00EC386C" w:rsidRDefault="00EC386C" w:rsidP="003C0F9C">
      <w:pPr>
        <w:rPr>
          <w:rStyle w:val="Strong"/>
          <w:rFonts w:ascii="Arial" w:hAnsi="Arial" w:cs="Arial"/>
          <w:color w:val="273239"/>
          <w:spacing w:val="2"/>
          <w:sz w:val="26"/>
          <w:szCs w:val="26"/>
          <w:bdr w:val="none" w:sz="0" w:space="0" w:color="auto" w:frame="1"/>
          <w:shd w:val="clear" w:color="auto" w:fill="FFFFFF"/>
        </w:rPr>
      </w:pPr>
    </w:p>
    <w:p w:rsidR="00EC386C" w:rsidRDefault="00EC386C" w:rsidP="003C0F9C">
      <w:pPr>
        <w:rPr>
          <w:rStyle w:val="Strong"/>
          <w:rFonts w:ascii="Arial" w:hAnsi="Arial" w:cs="Arial"/>
          <w:color w:val="273239"/>
          <w:spacing w:val="2"/>
          <w:sz w:val="26"/>
          <w:szCs w:val="26"/>
          <w:bdr w:val="none" w:sz="0" w:space="0" w:color="auto" w:frame="1"/>
          <w:shd w:val="clear" w:color="auto" w:fill="FFFFFF"/>
        </w:rPr>
      </w:pPr>
    </w:p>
    <w:p w:rsidR="00EC386C" w:rsidRDefault="00EC386C" w:rsidP="003C0F9C">
      <w:pPr>
        <w:rPr>
          <w:rStyle w:val="Strong"/>
          <w:rFonts w:ascii="Arial" w:hAnsi="Arial" w:cs="Arial"/>
          <w:color w:val="273239"/>
          <w:spacing w:val="2"/>
          <w:sz w:val="26"/>
          <w:szCs w:val="26"/>
          <w:bdr w:val="none" w:sz="0" w:space="0" w:color="auto" w:frame="1"/>
          <w:shd w:val="clear" w:color="auto" w:fill="FFFFFF"/>
        </w:rPr>
      </w:pPr>
    </w:p>
    <w:p w:rsidR="00EC386C" w:rsidRDefault="00EC386C" w:rsidP="003C0F9C">
      <w:pPr>
        <w:rPr>
          <w:rStyle w:val="Strong"/>
          <w:rFonts w:ascii="Arial" w:hAnsi="Arial" w:cs="Arial"/>
          <w:color w:val="273239"/>
          <w:spacing w:val="2"/>
          <w:sz w:val="26"/>
          <w:szCs w:val="26"/>
          <w:bdr w:val="none" w:sz="0" w:space="0" w:color="auto" w:frame="1"/>
          <w:shd w:val="clear" w:color="auto" w:fill="FFFFFF"/>
        </w:rPr>
      </w:pPr>
    </w:p>
    <w:p w:rsidR="00EC386C" w:rsidRDefault="00EC386C" w:rsidP="003C0F9C">
      <w:pPr>
        <w:rPr>
          <w:rFonts w:asciiTheme="majorHAnsi" w:hAnsiTheme="majorHAnsi"/>
          <w:sz w:val="32"/>
          <w:szCs w:val="32"/>
        </w:rPr>
      </w:pPr>
      <w:r w:rsidRPr="00EC386C">
        <w:rPr>
          <w:rFonts w:asciiTheme="majorHAnsi" w:hAnsiTheme="majorHAnsi"/>
          <w:sz w:val="32"/>
          <w:szCs w:val="32"/>
        </w:rPr>
        <w:t xml:space="preserve">HOW WE CAN CLUB TO OR MORE ROWS OR COLUMNS INTO A SINGLE ROW OR COLUMN IN AN </w:t>
      </w:r>
      <w:proofErr w:type="gramStart"/>
      <w:r w:rsidRPr="00EC386C">
        <w:rPr>
          <w:rFonts w:asciiTheme="majorHAnsi" w:hAnsiTheme="majorHAnsi"/>
          <w:sz w:val="32"/>
          <w:szCs w:val="32"/>
        </w:rPr>
        <w:t>HTML ?</w:t>
      </w:r>
      <w:proofErr w:type="gramEnd"/>
      <w:r w:rsidRPr="00EC386C">
        <w:rPr>
          <w:rFonts w:asciiTheme="majorHAnsi" w:hAnsiTheme="majorHAnsi"/>
          <w:sz w:val="32"/>
          <w:szCs w:val="32"/>
        </w:rPr>
        <w:t xml:space="preserve"> WITH EXAMPLE</w:t>
      </w:r>
    </w:p>
    <w:p w:rsidR="00EC386C" w:rsidRDefault="00EC386C" w:rsidP="003C0F9C">
      <w:pPr>
        <w:rPr>
          <w:rFonts w:asciiTheme="majorHAnsi" w:hAnsiTheme="majorHAnsi"/>
          <w:sz w:val="32"/>
          <w:szCs w:val="32"/>
        </w:rPr>
      </w:pPr>
    </w:p>
    <w:p w:rsidR="00EC386C" w:rsidRDefault="00EC386C" w:rsidP="003C0F9C">
      <w:pPr>
        <w:rPr>
          <w:rFonts w:ascii="Arial" w:hAnsi="Arial" w:cs="Arial"/>
          <w:color w:val="000000"/>
          <w:shd w:val="clear" w:color="auto" w:fill="FFFFFF"/>
        </w:rPr>
      </w:pPr>
      <w:r w:rsidRPr="00EC386C">
        <w:rPr>
          <w:rFonts w:asciiTheme="majorHAnsi" w:hAnsiTheme="majorHAnsi" w:cs="Arial"/>
          <w:color w:val="000000"/>
          <w:sz w:val="28"/>
          <w:szCs w:val="28"/>
          <w:shd w:val="clear" w:color="auto" w:fill="FFFFFF"/>
        </w:rPr>
        <w:t xml:space="preserve">We use the </w:t>
      </w:r>
      <w:proofErr w:type="spellStart"/>
      <w:r w:rsidRPr="00EC386C">
        <w:rPr>
          <w:rFonts w:asciiTheme="majorHAnsi" w:hAnsiTheme="majorHAnsi" w:cs="Arial"/>
          <w:color w:val="000000"/>
          <w:sz w:val="28"/>
          <w:szCs w:val="28"/>
          <w:shd w:val="clear" w:color="auto" w:fill="FFFFFF"/>
        </w:rPr>
        <w:t>colspan</w:t>
      </w:r>
      <w:proofErr w:type="spellEnd"/>
      <w:r w:rsidRPr="00EC386C">
        <w:rPr>
          <w:rFonts w:asciiTheme="majorHAnsi" w:hAnsiTheme="majorHAnsi" w:cs="Arial"/>
          <w:color w:val="000000"/>
          <w:sz w:val="28"/>
          <w:szCs w:val="28"/>
          <w:shd w:val="clear" w:color="auto" w:fill="FFFFFF"/>
        </w:rPr>
        <w:t xml:space="preserve"> and </w:t>
      </w:r>
      <w:proofErr w:type="spellStart"/>
      <w:r w:rsidRPr="00EC386C">
        <w:rPr>
          <w:rFonts w:asciiTheme="majorHAnsi" w:hAnsiTheme="majorHAnsi" w:cs="Arial"/>
          <w:color w:val="000000"/>
          <w:sz w:val="28"/>
          <w:szCs w:val="28"/>
          <w:shd w:val="clear" w:color="auto" w:fill="FFFFFF"/>
        </w:rPr>
        <w:t>rowspan</w:t>
      </w:r>
      <w:proofErr w:type="spellEnd"/>
      <w:r w:rsidRPr="00EC386C">
        <w:rPr>
          <w:rFonts w:asciiTheme="majorHAnsi" w:hAnsiTheme="majorHAnsi" w:cs="Arial"/>
          <w:color w:val="000000"/>
          <w:sz w:val="28"/>
          <w:szCs w:val="28"/>
          <w:shd w:val="clear" w:color="auto" w:fill="FFFFFF"/>
        </w:rPr>
        <w:t xml:space="preserve"> attribute, to merge cells in HTML. The </w:t>
      </w:r>
      <w:proofErr w:type="spellStart"/>
      <w:r w:rsidRPr="00EC386C">
        <w:rPr>
          <w:rFonts w:asciiTheme="majorHAnsi" w:hAnsiTheme="majorHAnsi" w:cs="Arial"/>
          <w:color w:val="000000"/>
          <w:sz w:val="28"/>
          <w:szCs w:val="28"/>
          <w:shd w:val="clear" w:color="auto" w:fill="FFFFFF"/>
        </w:rPr>
        <w:t>rowspan</w:t>
      </w:r>
      <w:proofErr w:type="spellEnd"/>
      <w:r w:rsidRPr="00EC386C">
        <w:rPr>
          <w:rFonts w:asciiTheme="majorHAnsi" w:hAnsiTheme="majorHAnsi" w:cs="Arial"/>
          <w:color w:val="000000"/>
          <w:sz w:val="28"/>
          <w:szCs w:val="28"/>
          <w:shd w:val="clear" w:color="auto" w:fill="FFFFFF"/>
        </w:rPr>
        <w:t xml:space="preserve"> attribute is for the number of rows a cell should merge, whereas the </w:t>
      </w:r>
      <w:proofErr w:type="spellStart"/>
      <w:r w:rsidRPr="00EC386C">
        <w:rPr>
          <w:rFonts w:asciiTheme="majorHAnsi" w:hAnsiTheme="majorHAnsi" w:cs="Arial"/>
          <w:color w:val="000000"/>
          <w:sz w:val="28"/>
          <w:szCs w:val="28"/>
          <w:shd w:val="clear" w:color="auto" w:fill="FFFFFF"/>
        </w:rPr>
        <w:t>colspan</w:t>
      </w:r>
      <w:proofErr w:type="spellEnd"/>
      <w:r w:rsidRPr="00EC386C">
        <w:rPr>
          <w:rFonts w:asciiTheme="majorHAnsi" w:hAnsiTheme="majorHAnsi" w:cs="Arial"/>
          <w:color w:val="000000"/>
          <w:sz w:val="28"/>
          <w:szCs w:val="28"/>
          <w:shd w:val="clear" w:color="auto" w:fill="FFFFFF"/>
        </w:rPr>
        <w:t xml:space="preserve"> attribute is for the number of columns a cell should merge</w:t>
      </w:r>
      <w:r>
        <w:rPr>
          <w:rFonts w:ascii="Arial" w:hAnsi="Arial" w:cs="Arial"/>
          <w:color w:val="000000"/>
          <w:shd w:val="clear" w:color="auto" w:fill="FFFFFF"/>
        </w:rPr>
        <w:t>.</w:t>
      </w:r>
    </w:p>
    <w:p w:rsidR="00EC386C" w:rsidRDefault="00EC386C" w:rsidP="00EC386C">
      <w:pPr>
        <w:pStyle w:val="Heading3"/>
        <w:shd w:val="clear" w:color="auto" w:fill="FFFFFF"/>
        <w:spacing w:before="0"/>
        <w:rPr>
          <w:rFonts w:ascii="Arial" w:hAnsi="Arial" w:cs="Arial"/>
          <w:b w:val="0"/>
          <w:bCs w:val="0"/>
          <w:sz w:val="30"/>
          <w:szCs w:val="30"/>
        </w:rPr>
      </w:pPr>
      <w:r>
        <w:rPr>
          <w:rFonts w:ascii="Arial" w:hAnsi="Arial" w:cs="Arial"/>
          <w:b w:val="0"/>
          <w:bCs w:val="0"/>
          <w:sz w:val="30"/>
          <w:szCs w:val="30"/>
        </w:rPr>
        <w:t>Example</w:t>
      </w:r>
    </w:p>
    <w:p w:rsidR="00EC386C" w:rsidRDefault="00EC386C" w:rsidP="00EC386C">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Following is the example program to merge the row cells of the table in HTML.</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808080"/>
          <w:sz w:val="21"/>
          <w:szCs w:val="21"/>
        </w:rPr>
        <w:t>&lt;</w:t>
      </w:r>
      <w:proofErr w:type="gramStart"/>
      <w:r w:rsidRPr="00EC386C">
        <w:rPr>
          <w:rFonts w:ascii="Consolas" w:eastAsia="Times New Roman" w:hAnsi="Consolas" w:cs="Times New Roman"/>
          <w:color w:val="569CD6"/>
          <w:sz w:val="21"/>
          <w:szCs w:val="21"/>
        </w:rPr>
        <w:t>body</w:t>
      </w:r>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h2</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Tables in HTML</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h2</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table</w:t>
      </w: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F44747"/>
          <w:sz w:val="21"/>
          <w:szCs w:val="21"/>
        </w:rPr>
        <w:t>border</w:t>
      </w:r>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"1"</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th</w:t>
      </w:r>
      <w:proofErr w:type="spellEnd"/>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 xml:space="preserve">First Name </w:t>
      </w:r>
      <w:r w:rsidRPr="00EC386C">
        <w:rPr>
          <w:rFonts w:ascii="Consolas" w:eastAsia="Times New Roman" w:hAnsi="Consolas" w:cs="Times New Roman"/>
          <w:color w:val="808080"/>
          <w:sz w:val="21"/>
          <w:szCs w:val="21"/>
        </w:rPr>
        <w:t>&lt;/</w:t>
      </w:r>
      <w:proofErr w:type="spell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roofErr w:type="gramEnd"/>
      <w:r w:rsidRPr="00EC386C">
        <w:rPr>
          <w:rFonts w:ascii="Consolas" w:eastAsia="Times New Roman" w:hAnsi="Consolas" w:cs="Times New Roman"/>
          <w:color w:val="D4D4D4"/>
          <w:sz w:val="21"/>
          <w:szCs w:val="21"/>
        </w:rPr>
        <w:t>Job role</w:t>
      </w:r>
      <w:r w:rsidRPr="00EC386C">
        <w:rPr>
          <w:rFonts w:ascii="Consolas" w:eastAsia="Times New Roman" w:hAnsi="Consolas" w:cs="Times New Roman"/>
          <w:color w:val="808080"/>
          <w:sz w:val="21"/>
          <w:szCs w:val="21"/>
        </w:rPr>
        <w:t>&lt;/</w:t>
      </w:r>
      <w:proofErr w:type="spell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gramStart"/>
      <w:r w:rsidRPr="00EC386C">
        <w:rPr>
          <w:rFonts w:ascii="Consolas" w:eastAsia="Times New Roman" w:hAnsi="Consolas" w:cs="Times New Roman"/>
          <w:color w:val="569CD6"/>
          <w:sz w:val="21"/>
          <w:szCs w:val="21"/>
        </w:rPr>
        <w:t>td</w:t>
      </w:r>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proofErr w:type="spellStart"/>
      <w:r w:rsidRPr="00EC386C">
        <w:rPr>
          <w:rFonts w:ascii="Consolas" w:eastAsia="Times New Roman" w:hAnsi="Consolas" w:cs="Times New Roman"/>
          <w:color w:val="D4D4D4"/>
          <w:sz w:val="21"/>
          <w:szCs w:val="21"/>
        </w:rPr>
        <w:t>Tharun</w:t>
      </w:r>
      <w:proofErr w:type="spellEnd"/>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D4D4D4"/>
          <w:sz w:val="21"/>
          <w:szCs w:val="21"/>
        </w:rPr>
        <w:t xml:space="preserve"> </w:t>
      </w:r>
      <w:proofErr w:type="spellStart"/>
      <w:r w:rsidRPr="00EC386C">
        <w:rPr>
          <w:rFonts w:ascii="Consolas" w:eastAsia="Times New Roman" w:hAnsi="Consolas" w:cs="Times New Roman"/>
          <w:color w:val="9CDCFE"/>
          <w:sz w:val="21"/>
          <w:szCs w:val="21"/>
        </w:rPr>
        <w:t>rowspan</w:t>
      </w:r>
      <w:proofErr w:type="spellEnd"/>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"2"</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Content writer</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gramStart"/>
      <w:r w:rsidRPr="00EC386C">
        <w:rPr>
          <w:rFonts w:ascii="Consolas" w:eastAsia="Times New Roman" w:hAnsi="Consolas" w:cs="Times New Roman"/>
          <w:color w:val="569CD6"/>
          <w:sz w:val="21"/>
          <w:szCs w:val="21"/>
        </w:rPr>
        <w:t>td</w:t>
      </w:r>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proofErr w:type="spellStart"/>
      <w:r w:rsidRPr="00EC386C">
        <w:rPr>
          <w:rFonts w:ascii="Consolas" w:eastAsia="Times New Roman" w:hAnsi="Consolas" w:cs="Times New Roman"/>
          <w:color w:val="D4D4D4"/>
          <w:sz w:val="21"/>
          <w:szCs w:val="21"/>
        </w:rPr>
        <w:t>Akshaj</w:t>
      </w:r>
      <w:proofErr w:type="spellEnd"/>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table</w:t>
      </w:r>
      <w:r w:rsidRPr="00EC386C">
        <w:rPr>
          <w:rFonts w:ascii="Consolas" w:eastAsia="Times New Roman" w:hAnsi="Consolas" w:cs="Times New Roman"/>
          <w:color w:val="808080"/>
          <w:sz w:val="21"/>
          <w:szCs w:val="21"/>
        </w:rPr>
        <w:t>&gt;</w:t>
      </w:r>
    </w:p>
    <w:p w:rsidR="00EC386C" w:rsidRDefault="00EC386C" w:rsidP="003C0F9C">
      <w:pPr>
        <w:rPr>
          <w:rFonts w:asciiTheme="majorHAnsi" w:hAnsiTheme="majorHAnsi"/>
          <w:sz w:val="32"/>
          <w:szCs w:val="32"/>
        </w:rPr>
      </w:pPr>
    </w:p>
    <w:p w:rsidR="00EC386C" w:rsidRDefault="00EC386C" w:rsidP="003C0F9C">
      <w:pPr>
        <w:rPr>
          <w:rFonts w:asciiTheme="majorHAnsi" w:hAnsiTheme="majorHAnsi"/>
          <w:sz w:val="32"/>
          <w:szCs w:val="32"/>
        </w:rPr>
      </w:pPr>
      <w:proofErr w:type="spellStart"/>
      <w:r>
        <w:rPr>
          <w:rFonts w:asciiTheme="majorHAnsi" w:hAnsiTheme="majorHAnsi"/>
          <w:sz w:val="32"/>
          <w:szCs w:val="32"/>
        </w:rPr>
        <w:t>Outpu</w:t>
      </w:r>
      <w:proofErr w:type="spellEnd"/>
      <w:r>
        <w:rPr>
          <w:rFonts w:asciiTheme="majorHAnsi" w:hAnsiTheme="majorHAnsi"/>
          <w:sz w:val="32"/>
          <w:szCs w:val="32"/>
        </w:rPr>
        <w:t>-</w:t>
      </w:r>
    </w:p>
    <w:p w:rsidR="00EC386C" w:rsidRDefault="00EC386C" w:rsidP="00EC386C">
      <w:pPr>
        <w:pStyle w:val="Heading2"/>
        <w:rPr>
          <w:color w:val="000000"/>
        </w:rPr>
      </w:pPr>
      <w:r>
        <w:rPr>
          <w:color w:val="000000"/>
        </w:rPr>
        <w:t>Tables in HTML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21"/>
        <w:gridCol w:w="1720"/>
      </w:tblGrid>
      <w:tr w:rsidR="00EC386C" w:rsidTr="00EC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jc w:val="center"/>
              <w:rPr>
                <w:b/>
                <w:bCs/>
                <w:color w:val="000000"/>
                <w:sz w:val="27"/>
                <w:szCs w:val="27"/>
              </w:rPr>
            </w:pPr>
            <w:r>
              <w:rPr>
                <w:b/>
                <w:bCs/>
                <w:color w:val="000000"/>
                <w:sz w:val="27"/>
                <w:szCs w:val="27"/>
              </w:rPr>
              <w:t>First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jc w:val="center"/>
              <w:rPr>
                <w:b/>
                <w:bCs/>
                <w:color w:val="000000"/>
                <w:sz w:val="27"/>
                <w:szCs w:val="27"/>
              </w:rPr>
            </w:pPr>
            <w:r>
              <w:rPr>
                <w:b/>
                <w:bCs/>
                <w:color w:val="000000"/>
                <w:sz w:val="27"/>
                <w:szCs w:val="27"/>
              </w:rPr>
              <w:t>Job role</w:t>
            </w:r>
          </w:p>
        </w:tc>
      </w:tr>
      <w:tr w:rsidR="00EC386C" w:rsidTr="00EC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roofErr w:type="spellStart"/>
            <w:r>
              <w:rPr>
                <w:color w:val="000000"/>
                <w:sz w:val="27"/>
                <w:szCs w:val="27"/>
              </w:rPr>
              <w:t>Tharun</w:t>
            </w:r>
            <w:proofErr w:type="spellEnd"/>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r>
              <w:rPr>
                <w:color w:val="000000"/>
                <w:sz w:val="27"/>
                <w:szCs w:val="27"/>
              </w:rPr>
              <w:t>Content writer</w:t>
            </w:r>
          </w:p>
        </w:tc>
      </w:tr>
      <w:tr w:rsidR="00EC386C" w:rsidTr="00EC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roofErr w:type="spellStart"/>
            <w:r>
              <w:rPr>
                <w:color w:val="000000"/>
                <w:sz w:val="27"/>
                <w:szCs w:val="27"/>
              </w:rPr>
              <w:t>Akshaj</w:t>
            </w:r>
            <w:proofErr w:type="spellEnd"/>
          </w:p>
        </w:tc>
        <w:tc>
          <w:tcPr>
            <w:tcW w:w="0" w:type="auto"/>
            <w:vMerge/>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
        </w:tc>
      </w:tr>
    </w:tbl>
    <w:p w:rsidR="00EC386C" w:rsidRDefault="00EC386C" w:rsidP="003C0F9C">
      <w:pPr>
        <w:rPr>
          <w:rFonts w:asciiTheme="majorHAnsi" w:hAnsiTheme="majorHAnsi"/>
          <w:sz w:val="32"/>
          <w:szCs w:val="32"/>
        </w:rPr>
      </w:pPr>
    </w:p>
    <w:p w:rsidR="00EC386C" w:rsidRDefault="00EC386C" w:rsidP="00EC386C">
      <w:pPr>
        <w:pStyle w:val="Heading3"/>
        <w:shd w:val="clear" w:color="auto" w:fill="FFFFFF"/>
        <w:spacing w:before="0"/>
        <w:rPr>
          <w:rFonts w:ascii="Arial" w:hAnsi="Arial" w:cs="Arial"/>
          <w:b w:val="0"/>
          <w:bCs w:val="0"/>
          <w:sz w:val="30"/>
          <w:szCs w:val="30"/>
        </w:rPr>
      </w:pPr>
      <w:r>
        <w:rPr>
          <w:rFonts w:ascii="Arial" w:hAnsi="Arial" w:cs="Arial"/>
          <w:b w:val="0"/>
          <w:bCs w:val="0"/>
          <w:sz w:val="30"/>
          <w:szCs w:val="30"/>
        </w:rPr>
        <w:t>Example</w:t>
      </w:r>
    </w:p>
    <w:p w:rsidR="00EC386C" w:rsidRDefault="00EC386C" w:rsidP="00EC386C">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Following is the example program to merge column cells of the table in HTML.</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h2</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Tables in HTML</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h2</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table</w:t>
      </w: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F44747"/>
          <w:sz w:val="21"/>
          <w:szCs w:val="21"/>
        </w:rPr>
        <w:t>border</w:t>
      </w:r>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"1"</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th</w:t>
      </w:r>
      <w:proofErr w:type="spellEnd"/>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 xml:space="preserve">First Name </w:t>
      </w:r>
      <w:r w:rsidRPr="00EC386C">
        <w:rPr>
          <w:rFonts w:ascii="Consolas" w:eastAsia="Times New Roman" w:hAnsi="Consolas" w:cs="Times New Roman"/>
          <w:color w:val="808080"/>
          <w:sz w:val="21"/>
          <w:szCs w:val="21"/>
        </w:rPr>
        <w:t>&lt;/</w:t>
      </w:r>
      <w:proofErr w:type="spell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roofErr w:type="gramEnd"/>
      <w:r w:rsidRPr="00EC386C">
        <w:rPr>
          <w:rFonts w:ascii="Consolas" w:eastAsia="Times New Roman" w:hAnsi="Consolas" w:cs="Times New Roman"/>
          <w:color w:val="D4D4D4"/>
          <w:sz w:val="21"/>
          <w:szCs w:val="21"/>
        </w:rPr>
        <w:t>Last Name</w:t>
      </w:r>
      <w:r w:rsidRPr="00EC386C">
        <w:rPr>
          <w:rFonts w:ascii="Consolas" w:eastAsia="Times New Roman" w:hAnsi="Consolas" w:cs="Times New Roman"/>
          <w:color w:val="808080"/>
          <w:sz w:val="21"/>
          <w:szCs w:val="21"/>
        </w:rPr>
        <w:t>&lt;/</w:t>
      </w:r>
      <w:proofErr w:type="spell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roofErr w:type="gramEnd"/>
      <w:r w:rsidRPr="00EC386C">
        <w:rPr>
          <w:rFonts w:ascii="Consolas" w:eastAsia="Times New Roman" w:hAnsi="Consolas" w:cs="Times New Roman"/>
          <w:color w:val="D4D4D4"/>
          <w:sz w:val="21"/>
          <w:szCs w:val="21"/>
        </w:rPr>
        <w:t>Job role</w:t>
      </w:r>
      <w:r w:rsidRPr="00EC386C">
        <w:rPr>
          <w:rFonts w:ascii="Consolas" w:eastAsia="Times New Roman" w:hAnsi="Consolas" w:cs="Times New Roman"/>
          <w:color w:val="808080"/>
          <w:sz w:val="21"/>
          <w:szCs w:val="21"/>
        </w:rPr>
        <w:t>&lt;/</w:t>
      </w:r>
      <w:proofErr w:type="spell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D4D4D4"/>
          <w:sz w:val="21"/>
          <w:szCs w:val="21"/>
        </w:rPr>
        <w:t xml:space="preserve"> </w:t>
      </w:r>
      <w:proofErr w:type="spellStart"/>
      <w:r w:rsidRPr="00EC386C">
        <w:rPr>
          <w:rFonts w:ascii="Consolas" w:eastAsia="Times New Roman" w:hAnsi="Consolas" w:cs="Times New Roman"/>
          <w:color w:val="9CDCFE"/>
          <w:sz w:val="21"/>
          <w:szCs w:val="21"/>
        </w:rPr>
        <w:t>colspan</w:t>
      </w:r>
      <w:proofErr w:type="spellEnd"/>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"2"</w:t>
      </w: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proofErr w:type="spellStart"/>
      <w:r w:rsidRPr="00EC386C">
        <w:rPr>
          <w:rFonts w:ascii="Consolas" w:eastAsia="Times New Roman" w:hAnsi="Consolas" w:cs="Times New Roman"/>
          <w:color w:val="D4D4D4"/>
          <w:sz w:val="21"/>
          <w:szCs w:val="21"/>
        </w:rPr>
        <w:t>Tharun</w:t>
      </w:r>
      <w:proofErr w:type="spellEnd"/>
      <w:r w:rsidRPr="00EC386C">
        <w:rPr>
          <w:rFonts w:ascii="Consolas" w:eastAsia="Times New Roman" w:hAnsi="Consolas" w:cs="Times New Roman"/>
          <w:color w:val="D4D4D4"/>
          <w:sz w:val="21"/>
          <w:szCs w:val="21"/>
        </w:rPr>
        <w:t xml:space="preserve"> </w:t>
      </w:r>
      <w:proofErr w:type="spellStart"/>
      <w:proofErr w:type="gramStart"/>
      <w:r w:rsidRPr="00EC386C">
        <w:rPr>
          <w:rFonts w:ascii="Consolas" w:eastAsia="Times New Roman" w:hAnsi="Consolas" w:cs="Times New Roman"/>
          <w:color w:val="D4D4D4"/>
          <w:sz w:val="21"/>
          <w:szCs w:val="21"/>
        </w:rPr>
        <w:t>chandra</w:t>
      </w:r>
      <w:proofErr w:type="spellEnd"/>
      <w:proofErr w:type="gramEnd"/>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gramStart"/>
      <w:r w:rsidRPr="00EC386C">
        <w:rPr>
          <w:rFonts w:ascii="Consolas" w:eastAsia="Times New Roman" w:hAnsi="Consolas" w:cs="Times New Roman"/>
          <w:color w:val="569CD6"/>
          <w:sz w:val="21"/>
          <w:szCs w:val="21"/>
        </w:rPr>
        <w:t>td</w:t>
      </w:r>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Content writer</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D4D4D4"/>
          <w:sz w:val="21"/>
          <w:szCs w:val="21"/>
        </w:rPr>
        <w:t xml:space="preserve"> </w:t>
      </w:r>
      <w:proofErr w:type="spellStart"/>
      <w:r w:rsidRPr="00EC386C">
        <w:rPr>
          <w:rFonts w:ascii="Consolas" w:eastAsia="Times New Roman" w:hAnsi="Consolas" w:cs="Times New Roman"/>
          <w:color w:val="9CDCFE"/>
          <w:sz w:val="21"/>
          <w:szCs w:val="21"/>
        </w:rPr>
        <w:t>colspan</w:t>
      </w:r>
      <w:proofErr w:type="spellEnd"/>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"2"</w:t>
      </w:r>
      <w:r w:rsidRPr="00EC386C">
        <w:rPr>
          <w:rFonts w:ascii="Consolas" w:eastAsia="Times New Roman" w:hAnsi="Consolas" w:cs="Times New Roman"/>
          <w:color w:val="808080"/>
          <w:sz w:val="21"/>
          <w:szCs w:val="21"/>
        </w:rPr>
        <w:t>&gt;</w:t>
      </w:r>
      <w:proofErr w:type="spellStart"/>
      <w:r w:rsidRPr="00EC386C">
        <w:rPr>
          <w:rFonts w:ascii="Consolas" w:eastAsia="Times New Roman" w:hAnsi="Consolas" w:cs="Times New Roman"/>
          <w:color w:val="D4D4D4"/>
          <w:sz w:val="21"/>
          <w:szCs w:val="21"/>
        </w:rPr>
        <w:t>Akshaj</w:t>
      </w:r>
      <w:proofErr w:type="spellEnd"/>
      <w:r w:rsidRPr="00EC386C">
        <w:rPr>
          <w:rFonts w:ascii="Consolas" w:eastAsia="Times New Roman" w:hAnsi="Consolas" w:cs="Times New Roman"/>
          <w:color w:val="D4D4D4"/>
          <w:sz w:val="21"/>
          <w:szCs w:val="21"/>
        </w:rPr>
        <w:t xml:space="preserve"> </w:t>
      </w:r>
      <w:proofErr w:type="spellStart"/>
      <w:r w:rsidRPr="00EC386C">
        <w:rPr>
          <w:rFonts w:ascii="Consolas" w:eastAsia="Times New Roman" w:hAnsi="Consolas" w:cs="Times New Roman"/>
          <w:color w:val="D4D4D4"/>
          <w:sz w:val="21"/>
          <w:szCs w:val="21"/>
        </w:rPr>
        <w:t>Vank</w:t>
      </w:r>
      <w:proofErr w:type="spellEnd"/>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gramStart"/>
      <w:r w:rsidRPr="00EC386C">
        <w:rPr>
          <w:rFonts w:ascii="Consolas" w:eastAsia="Times New Roman" w:hAnsi="Consolas" w:cs="Times New Roman"/>
          <w:color w:val="569CD6"/>
          <w:sz w:val="21"/>
          <w:szCs w:val="21"/>
        </w:rPr>
        <w:t>td</w:t>
      </w:r>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Content writer</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 xml:space="preserve"> </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table</w:t>
      </w:r>
      <w:r w:rsidRPr="00EC386C">
        <w:rPr>
          <w:rFonts w:ascii="Consolas" w:eastAsia="Times New Roman" w:hAnsi="Consolas" w:cs="Times New Roman"/>
          <w:color w:val="808080"/>
          <w:sz w:val="21"/>
          <w:szCs w:val="21"/>
        </w:rPr>
        <w:t>&gt;</w:t>
      </w:r>
    </w:p>
    <w:p w:rsidR="00EC386C" w:rsidRDefault="00EC386C" w:rsidP="003C0F9C">
      <w:pPr>
        <w:rPr>
          <w:rFonts w:asciiTheme="majorHAnsi" w:hAnsiTheme="majorHAnsi"/>
          <w:sz w:val="32"/>
          <w:szCs w:val="32"/>
        </w:rPr>
      </w:pPr>
    </w:p>
    <w:p w:rsidR="00EC386C" w:rsidRDefault="00EC386C" w:rsidP="003C0F9C">
      <w:pPr>
        <w:rPr>
          <w:rFonts w:asciiTheme="majorHAnsi" w:hAnsiTheme="majorHAnsi"/>
          <w:sz w:val="32"/>
          <w:szCs w:val="32"/>
        </w:rPr>
      </w:pPr>
      <w:r>
        <w:rPr>
          <w:rFonts w:asciiTheme="majorHAnsi" w:hAnsiTheme="majorHAnsi"/>
          <w:sz w:val="32"/>
          <w:szCs w:val="32"/>
        </w:rPr>
        <w:t>Output-</w:t>
      </w:r>
    </w:p>
    <w:p w:rsidR="00EC386C" w:rsidRDefault="00EC386C" w:rsidP="00EC386C">
      <w:pPr>
        <w:pStyle w:val="Heading2"/>
        <w:rPr>
          <w:color w:val="000000"/>
        </w:rPr>
      </w:pPr>
      <w:r>
        <w:rPr>
          <w:color w:val="000000"/>
        </w:rPr>
        <w:t>Tables in HTML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21"/>
        <w:gridCol w:w="1267"/>
        <w:gridCol w:w="1720"/>
      </w:tblGrid>
      <w:tr w:rsidR="00EC386C" w:rsidTr="00EC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jc w:val="center"/>
              <w:rPr>
                <w:b/>
                <w:bCs/>
                <w:color w:val="000000"/>
                <w:sz w:val="27"/>
                <w:szCs w:val="27"/>
              </w:rPr>
            </w:pPr>
            <w:r>
              <w:rPr>
                <w:b/>
                <w:bCs/>
                <w:color w:val="000000"/>
                <w:sz w:val="27"/>
                <w:szCs w:val="27"/>
              </w:rPr>
              <w:t>First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jc w:val="center"/>
              <w:rPr>
                <w:b/>
                <w:bCs/>
                <w:color w:val="000000"/>
                <w:sz w:val="27"/>
                <w:szCs w:val="27"/>
              </w:rPr>
            </w:pPr>
            <w:r>
              <w:rPr>
                <w:b/>
                <w:bCs/>
                <w:color w:val="000000"/>
                <w:sz w:val="27"/>
                <w:szCs w:val="27"/>
              </w:rPr>
              <w:t>Last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jc w:val="center"/>
              <w:rPr>
                <w:b/>
                <w:bCs/>
                <w:color w:val="000000"/>
                <w:sz w:val="27"/>
                <w:szCs w:val="27"/>
              </w:rPr>
            </w:pPr>
            <w:r>
              <w:rPr>
                <w:b/>
                <w:bCs/>
                <w:color w:val="000000"/>
                <w:sz w:val="27"/>
                <w:szCs w:val="27"/>
              </w:rPr>
              <w:t>Job role</w:t>
            </w:r>
          </w:p>
        </w:tc>
      </w:tr>
      <w:tr w:rsidR="00EC386C" w:rsidTr="00EC386C">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roofErr w:type="spellStart"/>
            <w:r>
              <w:rPr>
                <w:color w:val="000000"/>
                <w:sz w:val="27"/>
                <w:szCs w:val="27"/>
              </w:rPr>
              <w:t>Tharun</w:t>
            </w:r>
            <w:proofErr w:type="spellEnd"/>
            <w:r>
              <w:rPr>
                <w:color w:val="000000"/>
                <w:sz w:val="27"/>
                <w:szCs w:val="27"/>
              </w:rPr>
              <w:t xml:space="preserve"> </w:t>
            </w:r>
            <w:r w:rsidR="005648C8">
              <w:rPr>
                <w:color w:val="000000"/>
                <w:sz w:val="27"/>
                <w:szCs w:val="27"/>
              </w:rPr>
              <w:t>Chandra</w:t>
            </w:r>
          </w:p>
        </w:tc>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r>
              <w:rPr>
                <w:color w:val="000000"/>
                <w:sz w:val="27"/>
                <w:szCs w:val="27"/>
              </w:rPr>
              <w:t>Content writer</w:t>
            </w:r>
          </w:p>
        </w:tc>
      </w:tr>
      <w:tr w:rsidR="00EC386C" w:rsidTr="00EC386C">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roofErr w:type="spellStart"/>
            <w:r>
              <w:rPr>
                <w:color w:val="000000"/>
                <w:sz w:val="27"/>
                <w:szCs w:val="27"/>
              </w:rPr>
              <w:t>Akshaj</w:t>
            </w:r>
            <w:proofErr w:type="spellEnd"/>
            <w:r>
              <w:rPr>
                <w:color w:val="000000"/>
                <w:sz w:val="27"/>
                <w:szCs w:val="27"/>
              </w:rPr>
              <w:t xml:space="preserve"> </w:t>
            </w:r>
            <w:proofErr w:type="spellStart"/>
            <w:r>
              <w:rPr>
                <w:color w:val="000000"/>
                <w:sz w:val="27"/>
                <w:szCs w:val="27"/>
              </w:rPr>
              <w:t>Vank</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r>
              <w:rPr>
                <w:color w:val="000000"/>
                <w:sz w:val="27"/>
                <w:szCs w:val="27"/>
              </w:rPr>
              <w:t>Content writer</w:t>
            </w:r>
          </w:p>
        </w:tc>
      </w:tr>
    </w:tbl>
    <w:p w:rsidR="00EC386C" w:rsidRDefault="00EC386C" w:rsidP="003C0F9C">
      <w:pPr>
        <w:rPr>
          <w:rFonts w:asciiTheme="majorHAnsi" w:hAnsiTheme="majorHAnsi"/>
          <w:sz w:val="32"/>
          <w:szCs w:val="32"/>
        </w:rPr>
      </w:pPr>
    </w:p>
    <w:p w:rsidR="00EC386C" w:rsidRDefault="00EC386C" w:rsidP="00EC386C">
      <w:pPr>
        <w:pStyle w:val="Heading3"/>
        <w:shd w:val="clear" w:color="auto" w:fill="FFFFFF"/>
        <w:spacing w:before="0"/>
        <w:rPr>
          <w:rFonts w:ascii="Arial" w:hAnsi="Arial" w:cs="Arial"/>
          <w:b w:val="0"/>
          <w:bCs w:val="0"/>
          <w:sz w:val="30"/>
          <w:szCs w:val="30"/>
        </w:rPr>
      </w:pPr>
      <w:r>
        <w:rPr>
          <w:rFonts w:ascii="Arial" w:hAnsi="Arial" w:cs="Arial"/>
          <w:b w:val="0"/>
          <w:bCs w:val="0"/>
          <w:sz w:val="30"/>
          <w:szCs w:val="30"/>
        </w:rPr>
        <w:t>Example</w:t>
      </w:r>
    </w:p>
    <w:p w:rsidR="00EC386C" w:rsidRDefault="00EC386C" w:rsidP="00EC386C">
      <w:pPr>
        <w:pStyle w:val="NormalWeb"/>
        <w:shd w:val="clear" w:color="auto" w:fill="FFFFFF"/>
        <w:spacing w:before="30" w:beforeAutospacing="0" w:after="150" w:afterAutospacing="0"/>
        <w:ind w:left="30" w:right="30"/>
        <w:jc w:val="both"/>
        <w:rPr>
          <w:rFonts w:ascii="Arial" w:hAnsi="Arial" w:cs="Arial"/>
          <w:color w:val="000000"/>
        </w:rPr>
      </w:pPr>
      <w:r>
        <w:rPr>
          <w:rFonts w:ascii="Arial" w:hAnsi="Arial" w:cs="Arial"/>
          <w:color w:val="000000"/>
        </w:rPr>
        <w:t xml:space="preserve">Following is the example program where we are performing both </w:t>
      </w:r>
      <w:proofErr w:type="spellStart"/>
      <w:r>
        <w:rPr>
          <w:rFonts w:ascii="Arial" w:hAnsi="Arial" w:cs="Arial"/>
          <w:color w:val="000000"/>
        </w:rPr>
        <w:t>rowspan</w:t>
      </w:r>
      <w:proofErr w:type="spellEnd"/>
      <w:r>
        <w:rPr>
          <w:rFonts w:ascii="Arial" w:hAnsi="Arial" w:cs="Arial"/>
          <w:color w:val="000000"/>
        </w:rPr>
        <w:t xml:space="preserve"> and </w:t>
      </w:r>
      <w:proofErr w:type="spellStart"/>
      <w:r>
        <w:rPr>
          <w:rFonts w:ascii="Arial" w:hAnsi="Arial" w:cs="Arial"/>
          <w:color w:val="000000"/>
        </w:rPr>
        <w:t>colspan</w:t>
      </w:r>
      <w:proofErr w:type="spellEnd"/>
      <w:r>
        <w:rPr>
          <w:rFonts w:ascii="Arial" w:hAnsi="Arial" w:cs="Arial"/>
          <w:color w:val="000000"/>
        </w:rPr>
        <w:t xml:space="preserve"> on a HTML table.</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h2</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Tables in HTML</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h2</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table</w:t>
      </w: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F44747"/>
          <w:sz w:val="21"/>
          <w:szCs w:val="21"/>
        </w:rPr>
        <w:t>border</w:t>
      </w:r>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"1"</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th</w:t>
      </w:r>
      <w:proofErr w:type="spellEnd"/>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 xml:space="preserve">First Name </w:t>
      </w:r>
      <w:r w:rsidRPr="00EC386C">
        <w:rPr>
          <w:rFonts w:ascii="Consolas" w:eastAsia="Times New Roman" w:hAnsi="Consolas" w:cs="Times New Roman"/>
          <w:color w:val="808080"/>
          <w:sz w:val="21"/>
          <w:szCs w:val="21"/>
        </w:rPr>
        <w:t>&lt;/</w:t>
      </w:r>
      <w:proofErr w:type="spell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roofErr w:type="gramEnd"/>
      <w:r w:rsidRPr="00EC386C">
        <w:rPr>
          <w:rFonts w:ascii="Consolas" w:eastAsia="Times New Roman" w:hAnsi="Consolas" w:cs="Times New Roman"/>
          <w:color w:val="D4D4D4"/>
          <w:sz w:val="21"/>
          <w:szCs w:val="21"/>
        </w:rPr>
        <w:t>Job role</w:t>
      </w:r>
      <w:r w:rsidRPr="00EC386C">
        <w:rPr>
          <w:rFonts w:ascii="Consolas" w:eastAsia="Times New Roman" w:hAnsi="Consolas" w:cs="Times New Roman"/>
          <w:color w:val="808080"/>
          <w:sz w:val="21"/>
          <w:szCs w:val="21"/>
        </w:rPr>
        <w:t>&lt;/</w:t>
      </w:r>
      <w:proofErr w:type="spellStart"/>
      <w:r w:rsidRPr="00EC386C">
        <w:rPr>
          <w:rFonts w:ascii="Consolas" w:eastAsia="Times New Roman" w:hAnsi="Consolas" w:cs="Times New Roman"/>
          <w:color w:val="569CD6"/>
          <w:sz w:val="21"/>
          <w:szCs w:val="21"/>
        </w:rPr>
        <w:t>th</w:t>
      </w:r>
      <w:proofErr w:type="spell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lastRenderedPageBreak/>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gramStart"/>
      <w:r w:rsidRPr="00EC386C">
        <w:rPr>
          <w:rFonts w:ascii="Consolas" w:eastAsia="Times New Roman" w:hAnsi="Consolas" w:cs="Times New Roman"/>
          <w:color w:val="569CD6"/>
          <w:sz w:val="21"/>
          <w:szCs w:val="21"/>
        </w:rPr>
        <w:t>td</w:t>
      </w:r>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proofErr w:type="spellStart"/>
      <w:r w:rsidRPr="00EC386C">
        <w:rPr>
          <w:rFonts w:ascii="Consolas" w:eastAsia="Times New Roman" w:hAnsi="Consolas" w:cs="Times New Roman"/>
          <w:color w:val="D4D4D4"/>
          <w:sz w:val="21"/>
          <w:szCs w:val="21"/>
        </w:rPr>
        <w:t>Tharun</w:t>
      </w:r>
      <w:proofErr w:type="spellEnd"/>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D4D4D4"/>
          <w:sz w:val="21"/>
          <w:szCs w:val="21"/>
        </w:rPr>
        <w:t xml:space="preserve"> </w:t>
      </w:r>
      <w:proofErr w:type="spellStart"/>
      <w:r w:rsidRPr="00EC386C">
        <w:rPr>
          <w:rFonts w:ascii="Consolas" w:eastAsia="Times New Roman" w:hAnsi="Consolas" w:cs="Times New Roman"/>
          <w:color w:val="9CDCFE"/>
          <w:sz w:val="21"/>
          <w:szCs w:val="21"/>
        </w:rPr>
        <w:t>rowspan</w:t>
      </w:r>
      <w:proofErr w:type="spellEnd"/>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"2"</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Content writer</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proofErr w:type="gramStart"/>
      <w:r w:rsidRPr="00EC386C">
        <w:rPr>
          <w:rFonts w:ascii="Consolas" w:eastAsia="Times New Roman" w:hAnsi="Consolas" w:cs="Times New Roman"/>
          <w:color w:val="569CD6"/>
          <w:sz w:val="21"/>
          <w:szCs w:val="21"/>
        </w:rPr>
        <w:t>td</w:t>
      </w:r>
      <w:proofErr w:type="gramEnd"/>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&gt;</w:t>
      </w:r>
      <w:proofErr w:type="spellStart"/>
      <w:r w:rsidRPr="00EC386C">
        <w:rPr>
          <w:rFonts w:ascii="Consolas" w:eastAsia="Times New Roman" w:hAnsi="Consolas" w:cs="Times New Roman"/>
          <w:color w:val="D4D4D4"/>
          <w:sz w:val="21"/>
          <w:szCs w:val="21"/>
        </w:rPr>
        <w:t>Akshaj</w:t>
      </w:r>
      <w:proofErr w:type="spellEnd"/>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D4D4D4"/>
          <w:sz w:val="21"/>
          <w:szCs w:val="21"/>
        </w:rPr>
        <w:t xml:space="preserve"> </w:t>
      </w:r>
      <w:proofErr w:type="spellStart"/>
      <w:r w:rsidRPr="00EC386C">
        <w:rPr>
          <w:rFonts w:ascii="Consolas" w:eastAsia="Times New Roman" w:hAnsi="Consolas" w:cs="Times New Roman"/>
          <w:color w:val="9CDCFE"/>
          <w:sz w:val="21"/>
          <w:szCs w:val="21"/>
        </w:rPr>
        <w:t>colspan</w:t>
      </w:r>
      <w:proofErr w:type="spellEnd"/>
      <w:r w:rsidRPr="00EC386C">
        <w:rPr>
          <w:rFonts w:ascii="Consolas" w:eastAsia="Times New Roman" w:hAnsi="Consolas" w:cs="Times New Roman"/>
          <w:color w:val="D4D4D4"/>
          <w:sz w:val="21"/>
          <w:szCs w:val="21"/>
        </w:rPr>
        <w:t>=</w:t>
      </w:r>
      <w:r w:rsidRPr="00EC386C">
        <w:rPr>
          <w:rFonts w:ascii="Consolas" w:eastAsia="Times New Roman" w:hAnsi="Consolas" w:cs="Times New Roman"/>
          <w:color w:val="CE9178"/>
          <w:sz w:val="21"/>
          <w:szCs w:val="21"/>
        </w:rPr>
        <w:t>"2"</w:t>
      </w:r>
      <w:r w:rsidRPr="00EC386C">
        <w:rPr>
          <w:rFonts w:ascii="Consolas" w:eastAsia="Times New Roman" w:hAnsi="Consolas" w:cs="Times New Roman"/>
          <w:color w:val="808080"/>
          <w:sz w:val="21"/>
          <w:szCs w:val="21"/>
        </w:rPr>
        <w:t>&gt;</w:t>
      </w:r>
      <w:r w:rsidRPr="00EC386C">
        <w:rPr>
          <w:rFonts w:ascii="Consolas" w:eastAsia="Times New Roman" w:hAnsi="Consolas" w:cs="Times New Roman"/>
          <w:color w:val="D4D4D4"/>
          <w:sz w:val="21"/>
          <w:szCs w:val="21"/>
        </w:rPr>
        <w:t>Welcome to the company</w:t>
      </w: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td</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r w:rsidRPr="00EC386C">
        <w:rPr>
          <w:rFonts w:ascii="Consolas" w:eastAsia="Times New Roman" w:hAnsi="Consolas" w:cs="Times New Roman"/>
          <w:color w:val="808080"/>
          <w:sz w:val="21"/>
          <w:szCs w:val="21"/>
        </w:rPr>
        <w:t>&lt;/</w:t>
      </w:r>
      <w:proofErr w:type="spellStart"/>
      <w:proofErr w:type="gramStart"/>
      <w:r w:rsidRPr="00EC386C">
        <w:rPr>
          <w:rFonts w:ascii="Consolas" w:eastAsia="Times New Roman" w:hAnsi="Consolas" w:cs="Times New Roman"/>
          <w:color w:val="569CD6"/>
          <w:sz w:val="21"/>
          <w:szCs w:val="21"/>
        </w:rPr>
        <w:t>tr</w:t>
      </w:r>
      <w:proofErr w:type="spellEnd"/>
      <w:proofErr w:type="gramEnd"/>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D4D4D4"/>
          <w:sz w:val="21"/>
          <w:szCs w:val="21"/>
        </w:rPr>
        <w:t xml:space="preserve">  </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body</w:t>
      </w:r>
      <w:r w:rsidRPr="00EC386C">
        <w:rPr>
          <w:rFonts w:ascii="Consolas" w:eastAsia="Times New Roman" w:hAnsi="Consolas" w:cs="Times New Roman"/>
          <w:color w:val="808080"/>
          <w:sz w:val="21"/>
          <w:szCs w:val="21"/>
        </w:rPr>
        <w:t>&gt;</w:t>
      </w:r>
    </w:p>
    <w:p w:rsidR="00EC386C" w:rsidRPr="00EC386C" w:rsidRDefault="00EC386C" w:rsidP="00EC386C">
      <w:pPr>
        <w:shd w:val="clear" w:color="auto" w:fill="1E1E1E"/>
        <w:spacing w:after="0" w:line="285" w:lineRule="atLeast"/>
        <w:rPr>
          <w:rFonts w:ascii="Consolas" w:eastAsia="Times New Roman" w:hAnsi="Consolas" w:cs="Times New Roman"/>
          <w:color w:val="D4D4D4"/>
          <w:sz w:val="21"/>
          <w:szCs w:val="21"/>
        </w:rPr>
      </w:pPr>
      <w:r w:rsidRPr="00EC386C">
        <w:rPr>
          <w:rFonts w:ascii="Consolas" w:eastAsia="Times New Roman" w:hAnsi="Consolas" w:cs="Times New Roman"/>
          <w:color w:val="808080"/>
          <w:sz w:val="21"/>
          <w:szCs w:val="21"/>
        </w:rPr>
        <w:t>&lt;/</w:t>
      </w:r>
      <w:r w:rsidRPr="00EC386C">
        <w:rPr>
          <w:rFonts w:ascii="Consolas" w:eastAsia="Times New Roman" w:hAnsi="Consolas" w:cs="Times New Roman"/>
          <w:color w:val="569CD6"/>
          <w:sz w:val="21"/>
          <w:szCs w:val="21"/>
        </w:rPr>
        <w:t>html</w:t>
      </w:r>
      <w:r w:rsidRPr="00EC386C">
        <w:rPr>
          <w:rFonts w:ascii="Consolas" w:eastAsia="Times New Roman" w:hAnsi="Consolas" w:cs="Times New Roman"/>
          <w:color w:val="808080"/>
          <w:sz w:val="21"/>
          <w:szCs w:val="21"/>
        </w:rPr>
        <w:t>&gt;</w:t>
      </w:r>
    </w:p>
    <w:p w:rsidR="00EC386C" w:rsidRDefault="00EC386C" w:rsidP="00EC386C">
      <w:pPr>
        <w:rPr>
          <w:rFonts w:asciiTheme="majorHAnsi" w:hAnsiTheme="majorHAnsi"/>
          <w:sz w:val="32"/>
          <w:szCs w:val="32"/>
        </w:rPr>
      </w:pPr>
    </w:p>
    <w:p w:rsidR="00EC386C" w:rsidRDefault="00EC386C" w:rsidP="00EC386C">
      <w:pPr>
        <w:rPr>
          <w:rFonts w:asciiTheme="majorHAnsi" w:hAnsiTheme="majorHAnsi"/>
          <w:sz w:val="32"/>
          <w:szCs w:val="32"/>
        </w:rPr>
      </w:pPr>
      <w:r>
        <w:rPr>
          <w:rFonts w:asciiTheme="majorHAnsi" w:hAnsiTheme="majorHAnsi"/>
          <w:sz w:val="32"/>
          <w:szCs w:val="32"/>
        </w:rPr>
        <w:t>Output-</w:t>
      </w:r>
    </w:p>
    <w:p w:rsidR="00EC386C" w:rsidRDefault="00EC386C" w:rsidP="00EC386C">
      <w:pPr>
        <w:pStyle w:val="Heading2"/>
        <w:rPr>
          <w:color w:val="000000"/>
        </w:rPr>
      </w:pPr>
      <w:r>
        <w:rPr>
          <w:color w:val="000000"/>
        </w:rPr>
        <w:t>Tables in HTML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321"/>
        <w:gridCol w:w="1720"/>
      </w:tblGrid>
      <w:tr w:rsidR="00EC386C" w:rsidTr="00EC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jc w:val="center"/>
              <w:rPr>
                <w:b/>
                <w:bCs/>
                <w:color w:val="000000"/>
                <w:sz w:val="27"/>
                <w:szCs w:val="27"/>
              </w:rPr>
            </w:pPr>
            <w:r>
              <w:rPr>
                <w:b/>
                <w:bCs/>
                <w:color w:val="000000"/>
                <w:sz w:val="27"/>
                <w:szCs w:val="27"/>
              </w:rPr>
              <w:t>First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jc w:val="center"/>
              <w:rPr>
                <w:b/>
                <w:bCs/>
                <w:color w:val="000000"/>
                <w:sz w:val="27"/>
                <w:szCs w:val="27"/>
              </w:rPr>
            </w:pPr>
            <w:r>
              <w:rPr>
                <w:b/>
                <w:bCs/>
                <w:color w:val="000000"/>
                <w:sz w:val="27"/>
                <w:szCs w:val="27"/>
              </w:rPr>
              <w:t>Job role</w:t>
            </w:r>
          </w:p>
        </w:tc>
      </w:tr>
      <w:tr w:rsidR="00EC386C" w:rsidTr="00EC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roofErr w:type="spellStart"/>
            <w:r>
              <w:rPr>
                <w:color w:val="000000"/>
                <w:sz w:val="27"/>
                <w:szCs w:val="27"/>
              </w:rPr>
              <w:t>Tharun</w:t>
            </w:r>
            <w:proofErr w:type="spellEnd"/>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r>
              <w:rPr>
                <w:color w:val="000000"/>
                <w:sz w:val="27"/>
                <w:szCs w:val="27"/>
              </w:rPr>
              <w:t>Content writer</w:t>
            </w:r>
          </w:p>
        </w:tc>
      </w:tr>
      <w:tr w:rsidR="00EC386C" w:rsidTr="00EC386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roofErr w:type="spellStart"/>
            <w:r>
              <w:rPr>
                <w:color w:val="000000"/>
                <w:sz w:val="27"/>
                <w:szCs w:val="27"/>
              </w:rPr>
              <w:t>Akshaj</w:t>
            </w:r>
            <w:proofErr w:type="spellEnd"/>
          </w:p>
        </w:tc>
        <w:tc>
          <w:tcPr>
            <w:tcW w:w="0" w:type="auto"/>
            <w:vMerge/>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p>
        </w:tc>
      </w:tr>
      <w:tr w:rsidR="00EC386C" w:rsidTr="00EC386C">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EC386C" w:rsidRDefault="00EC386C">
            <w:pPr>
              <w:rPr>
                <w:color w:val="000000"/>
                <w:sz w:val="27"/>
                <w:szCs w:val="27"/>
              </w:rPr>
            </w:pPr>
            <w:r>
              <w:rPr>
                <w:color w:val="000000"/>
                <w:sz w:val="27"/>
                <w:szCs w:val="27"/>
              </w:rPr>
              <w:t>Welcome to the company</w:t>
            </w:r>
          </w:p>
        </w:tc>
      </w:tr>
    </w:tbl>
    <w:p w:rsidR="00EC386C" w:rsidRDefault="00EC386C" w:rsidP="00EC386C">
      <w:pPr>
        <w:rPr>
          <w:rFonts w:asciiTheme="majorHAnsi" w:hAnsiTheme="majorHAnsi"/>
          <w:sz w:val="32"/>
          <w:szCs w:val="32"/>
        </w:rPr>
      </w:pPr>
    </w:p>
    <w:p w:rsidR="00B139FE" w:rsidRDefault="00B139FE" w:rsidP="00EC386C">
      <w:pPr>
        <w:rPr>
          <w:rFonts w:asciiTheme="majorHAnsi" w:hAnsiTheme="majorHAnsi"/>
          <w:sz w:val="32"/>
          <w:szCs w:val="32"/>
        </w:rPr>
      </w:pPr>
    </w:p>
    <w:p w:rsidR="00B139FE" w:rsidRDefault="00B139FE" w:rsidP="00EC386C">
      <w:pPr>
        <w:rPr>
          <w:rFonts w:asciiTheme="majorHAnsi" w:hAnsiTheme="majorHAnsi"/>
          <w:sz w:val="32"/>
          <w:szCs w:val="32"/>
        </w:rPr>
      </w:pPr>
    </w:p>
    <w:p w:rsidR="00B139FE" w:rsidRDefault="00B139FE" w:rsidP="00EC386C">
      <w:pPr>
        <w:rPr>
          <w:rFonts w:asciiTheme="majorHAnsi" w:hAnsiTheme="majorHAnsi"/>
          <w:sz w:val="32"/>
          <w:szCs w:val="32"/>
        </w:rPr>
      </w:pPr>
      <w:r>
        <w:rPr>
          <w:rFonts w:asciiTheme="majorHAnsi" w:hAnsiTheme="majorHAnsi"/>
          <w:sz w:val="32"/>
          <w:szCs w:val="32"/>
        </w:rPr>
        <w:t xml:space="preserve">WHAT IS THE DIFFERENCE BETWEEN A BLOCK-LEVEL ELEMENT AN INLINE </w:t>
      </w:r>
      <w:proofErr w:type="gramStart"/>
      <w:r>
        <w:rPr>
          <w:rFonts w:asciiTheme="majorHAnsi" w:hAnsiTheme="majorHAnsi"/>
          <w:sz w:val="32"/>
          <w:szCs w:val="32"/>
        </w:rPr>
        <w:t>ELEMENT ?</w:t>
      </w:r>
      <w:proofErr w:type="gramEnd"/>
    </w:p>
    <w:p w:rsidR="00B139FE" w:rsidRDefault="00B139FE" w:rsidP="00B139FE">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Block-level Elements</w:t>
      </w:r>
    </w:p>
    <w:p w:rsidR="00B139FE" w:rsidRDefault="00B139FE" w:rsidP="00B139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block-level element always starts on a new line, and the browsers automatically add some space (a margin) before and after the element.</w:t>
      </w:r>
    </w:p>
    <w:p w:rsidR="00B139FE" w:rsidRDefault="00B139FE" w:rsidP="00B139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A block-level element always takes up the full width available (stretches out to the left and right as far as it can).</w:t>
      </w:r>
    </w:p>
    <w:p w:rsidR="00B139FE" w:rsidRDefault="00B139FE" w:rsidP="00B139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Two commonly used block elements are: </w:t>
      </w:r>
      <w:r>
        <w:rPr>
          <w:rStyle w:val="HTMLCode"/>
          <w:rFonts w:ascii="Consolas" w:eastAsiaTheme="majorEastAsia" w:hAnsi="Consolas"/>
          <w:color w:val="DC143C"/>
        </w:rPr>
        <w:t>&lt;p&gt;</w:t>
      </w:r>
      <w:r>
        <w:rPr>
          <w:rFonts w:ascii="Verdana" w:hAnsi="Verdana"/>
          <w:color w:val="000000"/>
          <w:sz w:val="23"/>
          <w:szCs w:val="23"/>
        </w:rPr>
        <w:t> and </w:t>
      </w:r>
      <w:r>
        <w:rPr>
          <w:rStyle w:val="HTMLCode"/>
          <w:rFonts w:ascii="Consolas" w:eastAsiaTheme="majorEastAsia" w:hAnsi="Consolas"/>
          <w:color w:val="DC143C"/>
        </w:rPr>
        <w:t>&lt;div&gt;</w:t>
      </w:r>
      <w:r>
        <w:rPr>
          <w:rFonts w:ascii="Verdana" w:hAnsi="Verdana"/>
          <w:color w:val="000000"/>
          <w:sz w:val="23"/>
          <w:szCs w:val="23"/>
        </w:rPr>
        <w:t>.</w:t>
      </w:r>
    </w:p>
    <w:p w:rsidR="00B139FE" w:rsidRDefault="00B139FE" w:rsidP="00B139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&lt;p&gt;</w:t>
      </w:r>
      <w:r>
        <w:rPr>
          <w:rFonts w:ascii="Verdana" w:hAnsi="Verdana"/>
          <w:color w:val="000000"/>
          <w:sz w:val="23"/>
          <w:szCs w:val="23"/>
        </w:rPr>
        <w:t> element defines a paragraph in an HTML document.</w:t>
      </w:r>
    </w:p>
    <w:p w:rsidR="00B139FE" w:rsidRDefault="00B139FE" w:rsidP="00B139F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rPr>
        <w:t>&lt;div&gt;</w:t>
      </w:r>
      <w:r>
        <w:rPr>
          <w:rFonts w:ascii="Verdana" w:hAnsi="Verdana"/>
          <w:color w:val="000000"/>
          <w:sz w:val="23"/>
          <w:szCs w:val="23"/>
        </w:rPr>
        <w:t> element defines a division or a section in an HTML document.</w:t>
      </w:r>
    </w:p>
    <w:p w:rsidR="00B139FE" w:rsidRDefault="00B139FE" w:rsidP="00EC386C">
      <w:pPr>
        <w:rPr>
          <w:rFonts w:asciiTheme="majorHAnsi" w:hAnsiTheme="majorHAnsi"/>
          <w:sz w:val="32"/>
          <w:szCs w:val="32"/>
        </w:rPr>
      </w:pPr>
      <w:r>
        <w:rPr>
          <w:rFonts w:ascii="Verdana" w:hAnsi="Verdana"/>
          <w:color w:val="000000"/>
          <w:sz w:val="23"/>
          <w:szCs w:val="23"/>
          <w:shd w:val="clear" w:color="auto" w:fill="FFFFFF"/>
        </w:rPr>
        <w:t>The &lt;p&gt; element is a block-level element.</w:t>
      </w:r>
    </w:p>
    <w:p w:rsidR="00B139FE" w:rsidRDefault="00B139FE" w:rsidP="00EC386C">
      <w:pPr>
        <w:rPr>
          <w:rFonts w:ascii="Verdana" w:hAnsi="Verdana"/>
          <w:color w:val="000000"/>
          <w:sz w:val="23"/>
          <w:szCs w:val="23"/>
          <w:shd w:val="clear" w:color="auto" w:fill="FFFFFF"/>
        </w:rPr>
      </w:pPr>
      <w:r>
        <w:rPr>
          <w:rFonts w:ascii="Verdana" w:hAnsi="Verdana"/>
          <w:color w:val="000000"/>
          <w:sz w:val="23"/>
          <w:szCs w:val="23"/>
          <w:shd w:val="clear" w:color="auto" w:fill="FFFFFF"/>
        </w:rPr>
        <w:t>The &lt;div&gt; element is a block-level element.</w:t>
      </w:r>
    </w:p>
    <w:p w:rsidR="00091037" w:rsidRDefault="00091037" w:rsidP="00091037">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proofErr w:type="gramStart"/>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DOCTYPE</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html</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D4D4D4"/>
          <w:sz w:val="21"/>
          <w:szCs w:val="21"/>
        </w:rPr>
        <w:t xml:space="preserve"> </w:t>
      </w:r>
      <w:proofErr w:type="spellStart"/>
      <w:proofErr w:type="gramStart"/>
      <w:r w:rsidRPr="005648C8">
        <w:rPr>
          <w:rFonts w:ascii="Consolas" w:eastAsia="Times New Roman" w:hAnsi="Consolas" w:cs="Times New Roman"/>
          <w:color w:val="9CDCFE"/>
          <w:sz w:val="21"/>
          <w:szCs w:val="21"/>
        </w:rPr>
        <w:t>lang</w:t>
      </w:r>
      <w:proofErr w:type="spellEnd"/>
      <w:proofErr w:type="gram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"en"</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head</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proofErr w:type="spellStart"/>
      <w:r w:rsidRPr="005648C8">
        <w:rPr>
          <w:rFonts w:ascii="Consolas" w:eastAsia="Times New Roman" w:hAnsi="Consolas" w:cs="Times New Roman"/>
          <w:color w:val="9CDCFE"/>
          <w:sz w:val="21"/>
          <w:szCs w:val="21"/>
        </w:rPr>
        <w:t>charset</w:t>
      </w:r>
      <w:proofErr w:type="spellEnd"/>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"UTF-8"</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meta</w:t>
      </w:r>
      <w:proofErr w:type="gramEnd"/>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name</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"viewport"</w:t>
      </w: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content</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"width=device-width, initial-scale=1.0"</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roofErr w:type="gramEnd"/>
      <w:r w:rsidRPr="005648C8">
        <w:rPr>
          <w:rFonts w:ascii="Consolas" w:eastAsia="Times New Roman" w:hAnsi="Consolas" w:cs="Times New Roman"/>
          <w:color w:val="D4D4D4"/>
          <w:sz w:val="21"/>
          <w:szCs w:val="21"/>
        </w:rPr>
        <w:t>html id attribute</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title</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proofErr w:type="gramStart"/>
      <w:r w:rsidRPr="005648C8">
        <w:rPr>
          <w:rFonts w:ascii="Consolas" w:eastAsia="Times New Roman" w:hAnsi="Consolas" w:cs="Times New Roman"/>
          <w:color w:val="569CD6"/>
          <w:sz w:val="21"/>
          <w:szCs w:val="21"/>
        </w:rPr>
        <w:t>body</w:t>
      </w:r>
      <w:proofErr w:type="gramEnd"/>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style</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"border: 1px solid black"</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Hello World</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div</w:t>
      </w:r>
      <w:r w:rsidRPr="005648C8">
        <w:rPr>
          <w:rFonts w:ascii="Consolas" w:eastAsia="Times New Roman" w:hAnsi="Consolas" w:cs="Times New Roman"/>
          <w:color w:val="D4D4D4"/>
          <w:sz w:val="21"/>
          <w:szCs w:val="21"/>
        </w:rPr>
        <w:t xml:space="preserve"> </w:t>
      </w:r>
      <w:r w:rsidRPr="005648C8">
        <w:rPr>
          <w:rFonts w:ascii="Consolas" w:eastAsia="Times New Roman" w:hAnsi="Consolas" w:cs="Times New Roman"/>
          <w:color w:val="9CDCFE"/>
          <w:sz w:val="21"/>
          <w:szCs w:val="21"/>
        </w:rPr>
        <w:t>style</w:t>
      </w:r>
      <w:r w:rsidRPr="005648C8">
        <w:rPr>
          <w:rFonts w:ascii="Consolas" w:eastAsia="Times New Roman" w:hAnsi="Consolas" w:cs="Times New Roman"/>
          <w:color w:val="D4D4D4"/>
          <w:sz w:val="21"/>
          <w:szCs w:val="21"/>
        </w:rPr>
        <w:t>=</w:t>
      </w:r>
      <w:r w:rsidRPr="005648C8">
        <w:rPr>
          <w:rFonts w:ascii="Consolas" w:eastAsia="Times New Roman" w:hAnsi="Consolas" w:cs="Times New Roman"/>
          <w:color w:val="CE9178"/>
          <w:sz w:val="21"/>
          <w:szCs w:val="21"/>
        </w:rPr>
        <w:t>"border: 1px solid black"</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Hello World</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div</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r w:rsidRPr="005648C8">
        <w:rPr>
          <w:rFonts w:ascii="Consolas" w:eastAsia="Times New Roman" w:hAnsi="Consolas" w:cs="Times New Roman"/>
          <w:color w:val="D4D4D4"/>
          <w:sz w:val="21"/>
          <w:szCs w:val="21"/>
        </w:rPr>
        <w:t>The P and the DIV elements are both block elements, and they will always start on a new line and take up the full width available (stretches out to the left and right as far as it can).</w:t>
      </w: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p</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D4D4D4"/>
          <w:sz w:val="21"/>
          <w:szCs w:val="21"/>
        </w:rPr>
        <w:t xml:space="preserve">        </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body</w:t>
      </w:r>
      <w:r w:rsidRPr="005648C8">
        <w:rPr>
          <w:rFonts w:ascii="Consolas" w:eastAsia="Times New Roman" w:hAnsi="Consolas" w:cs="Times New Roman"/>
          <w:color w:val="808080"/>
          <w:sz w:val="21"/>
          <w:szCs w:val="21"/>
        </w:rPr>
        <w:t>&gt;</w:t>
      </w:r>
    </w:p>
    <w:p w:rsidR="005648C8" w:rsidRPr="005648C8" w:rsidRDefault="005648C8" w:rsidP="005648C8">
      <w:pPr>
        <w:shd w:val="clear" w:color="auto" w:fill="1E1E1E"/>
        <w:spacing w:after="0" w:line="285" w:lineRule="atLeast"/>
        <w:rPr>
          <w:rFonts w:ascii="Consolas" w:eastAsia="Times New Roman" w:hAnsi="Consolas" w:cs="Times New Roman"/>
          <w:color w:val="D4D4D4"/>
          <w:sz w:val="21"/>
          <w:szCs w:val="21"/>
        </w:rPr>
      </w:pPr>
      <w:r w:rsidRPr="005648C8">
        <w:rPr>
          <w:rFonts w:ascii="Consolas" w:eastAsia="Times New Roman" w:hAnsi="Consolas" w:cs="Times New Roman"/>
          <w:color w:val="808080"/>
          <w:sz w:val="21"/>
          <w:szCs w:val="21"/>
        </w:rPr>
        <w:t>&lt;/</w:t>
      </w:r>
      <w:r w:rsidRPr="005648C8">
        <w:rPr>
          <w:rFonts w:ascii="Consolas" w:eastAsia="Times New Roman" w:hAnsi="Consolas" w:cs="Times New Roman"/>
          <w:color w:val="569CD6"/>
          <w:sz w:val="21"/>
          <w:szCs w:val="21"/>
        </w:rPr>
        <w:t>html</w:t>
      </w:r>
      <w:r w:rsidRPr="005648C8">
        <w:rPr>
          <w:rFonts w:ascii="Consolas" w:eastAsia="Times New Roman" w:hAnsi="Consolas" w:cs="Times New Roman"/>
          <w:color w:val="808080"/>
          <w:sz w:val="21"/>
          <w:szCs w:val="21"/>
        </w:rPr>
        <w:t>&gt;</w:t>
      </w:r>
    </w:p>
    <w:p w:rsidR="00091037" w:rsidRDefault="00091037" w:rsidP="00091037">
      <w:pPr>
        <w:rPr>
          <w:rFonts w:asciiTheme="majorHAnsi" w:hAnsiTheme="majorHAnsi"/>
          <w:sz w:val="32"/>
          <w:szCs w:val="32"/>
        </w:rPr>
      </w:pPr>
      <w:r>
        <w:rPr>
          <w:rFonts w:asciiTheme="majorHAnsi" w:hAnsiTheme="majorHAnsi"/>
          <w:sz w:val="32"/>
          <w:szCs w:val="32"/>
        </w:rPr>
        <w:t>Output-</w:t>
      </w:r>
    </w:p>
    <w:p w:rsidR="005648C8" w:rsidRPr="005648C8" w:rsidRDefault="005648C8" w:rsidP="005648C8">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rPr>
          <w:rFonts w:ascii="Times New Roman" w:eastAsia="Times New Roman" w:hAnsi="Times New Roman" w:cs="Times New Roman"/>
          <w:color w:val="000000"/>
          <w:sz w:val="27"/>
          <w:szCs w:val="27"/>
        </w:rPr>
      </w:pPr>
      <w:r w:rsidRPr="005648C8">
        <w:rPr>
          <w:rFonts w:ascii="Times New Roman" w:eastAsia="Times New Roman" w:hAnsi="Times New Roman" w:cs="Times New Roman"/>
          <w:color w:val="000000"/>
          <w:sz w:val="27"/>
          <w:szCs w:val="27"/>
        </w:rPr>
        <w:t>Hello World</w:t>
      </w:r>
    </w:p>
    <w:p w:rsidR="005648C8" w:rsidRPr="005648C8" w:rsidRDefault="005648C8" w:rsidP="005648C8">
      <w:pPr>
        <w:spacing w:after="0" w:line="240" w:lineRule="auto"/>
        <w:rPr>
          <w:rFonts w:ascii="Times New Roman" w:eastAsia="Times New Roman" w:hAnsi="Times New Roman" w:cs="Times New Roman"/>
          <w:color w:val="000000"/>
          <w:sz w:val="27"/>
          <w:szCs w:val="27"/>
        </w:rPr>
      </w:pPr>
      <w:r w:rsidRPr="005648C8">
        <w:rPr>
          <w:rFonts w:ascii="Times New Roman" w:eastAsia="Times New Roman" w:hAnsi="Times New Roman" w:cs="Times New Roman"/>
          <w:color w:val="000000"/>
          <w:sz w:val="27"/>
          <w:szCs w:val="27"/>
        </w:rPr>
        <w:t>Hello World</w:t>
      </w:r>
    </w:p>
    <w:p w:rsidR="005648C8" w:rsidRPr="005648C8" w:rsidRDefault="005648C8" w:rsidP="005648C8">
      <w:pPr>
        <w:spacing w:before="100" w:beforeAutospacing="1" w:after="100" w:afterAutospacing="1" w:line="240" w:lineRule="auto"/>
        <w:rPr>
          <w:rFonts w:ascii="Times New Roman" w:eastAsia="Times New Roman" w:hAnsi="Times New Roman" w:cs="Times New Roman"/>
          <w:color w:val="000000"/>
          <w:sz w:val="27"/>
          <w:szCs w:val="27"/>
        </w:rPr>
      </w:pPr>
      <w:r w:rsidRPr="005648C8">
        <w:rPr>
          <w:rFonts w:ascii="Times New Roman" w:eastAsia="Times New Roman" w:hAnsi="Times New Roman" w:cs="Times New Roman"/>
          <w:color w:val="000000"/>
          <w:sz w:val="27"/>
          <w:szCs w:val="27"/>
        </w:rPr>
        <w:t>The P and the DIV elements are both block elements, and they will always start on a new line and take up the full width available (stretches out to the left and right as far as it can).</w:t>
      </w:r>
    </w:p>
    <w:p w:rsidR="005648C8" w:rsidRDefault="005648C8" w:rsidP="00091037">
      <w:pPr>
        <w:rPr>
          <w:rFonts w:asciiTheme="majorHAnsi" w:hAnsiTheme="majorHAnsi"/>
          <w:sz w:val="32"/>
          <w:szCs w:val="32"/>
        </w:rPr>
      </w:pPr>
    </w:p>
    <w:p w:rsidR="00091037" w:rsidRDefault="00091037" w:rsidP="000910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are the block-level elements in HTML:</w:t>
      </w:r>
    </w:p>
    <w:p w:rsidR="00091037" w:rsidRDefault="0050576F" w:rsidP="00091037">
      <w:pPr>
        <w:shd w:val="clear" w:color="auto" w:fill="FFFFFF"/>
        <w:spacing w:line="375" w:lineRule="atLeast"/>
        <w:rPr>
          <w:rFonts w:ascii="Consolas" w:hAnsi="Consolas"/>
          <w:color w:val="000000"/>
          <w:sz w:val="23"/>
          <w:szCs w:val="23"/>
        </w:rPr>
      </w:pPr>
      <w:hyperlink r:id="rId20"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address</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1"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article</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2"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aside</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3"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blockquote</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4"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canvas</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5"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dd</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6"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div</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7"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dl</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8"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dt</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29"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fieldset</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0"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figcaption</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1"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figure</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2"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footer</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3"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form</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4" w:history="1">
        <w:r w:rsidR="00091037">
          <w:rPr>
            <w:rStyle w:val="tagcolor"/>
            <w:rFonts w:ascii="Consolas" w:hAnsi="Consolas"/>
            <w:color w:val="0000CD"/>
            <w:sz w:val="23"/>
            <w:szCs w:val="23"/>
          </w:rPr>
          <w:t>&lt;</w:t>
        </w:r>
        <w:r w:rsidR="00091037">
          <w:rPr>
            <w:rStyle w:val="tagnamecolor"/>
            <w:rFonts w:ascii="Consolas" w:hAnsi="Consolas"/>
            <w:color w:val="A52A2A"/>
            <w:sz w:val="23"/>
            <w:szCs w:val="23"/>
          </w:rPr>
          <w:t>h1</w:t>
        </w:r>
        <w:r w:rsidR="00091037">
          <w:rPr>
            <w:rStyle w:val="tagcolor"/>
            <w:rFonts w:ascii="Consolas" w:hAnsi="Consolas"/>
            <w:color w:val="0000CD"/>
            <w:sz w:val="23"/>
            <w:szCs w:val="23"/>
          </w:rPr>
          <w:t>&gt;</w:t>
        </w:r>
        <w:r w:rsidR="00091037">
          <w:rPr>
            <w:rStyle w:val="Hyperlink"/>
            <w:rFonts w:ascii="Consolas" w:hAnsi="Consolas"/>
            <w:sz w:val="23"/>
            <w:szCs w:val="23"/>
          </w:rPr>
          <w:t>-</w:t>
        </w:r>
        <w:r w:rsidR="00091037">
          <w:rPr>
            <w:rStyle w:val="tagcolor"/>
            <w:rFonts w:ascii="Consolas" w:hAnsi="Consolas"/>
            <w:color w:val="0000CD"/>
            <w:sz w:val="23"/>
            <w:szCs w:val="23"/>
          </w:rPr>
          <w:t>&lt;</w:t>
        </w:r>
        <w:r w:rsidR="00091037">
          <w:rPr>
            <w:rStyle w:val="tagnamecolor"/>
            <w:rFonts w:ascii="Consolas" w:hAnsi="Consolas"/>
            <w:color w:val="A52A2A"/>
            <w:sz w:val="23"/>
            <w:szCs w:val="23"/>
          </w:rPr>
          <w:t>h6</w:t>
        </w:r>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5"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header</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6"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hr</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7"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li</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8"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main</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39"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nav</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0"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noscript</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1"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ol</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2" w:history="1">
        <w:r w:rsidR="00091037">
          <w:rPr>
            <w:rStyle w:val="tagcolor"/>
            <w:rFonts w:ascii="Consolas" w:hAnsi="Consolas"/>
            <w:color w:val="0000CD"/>
            <w:sz w:val="23"/>
            <w:szCs w:val="23"/>
          </w:rPr>
          <w:t>&lt;</w:t>
        </w:r>
        <w:r w:rsidR="00091037">
          <w:rPr>
            <w:rStyle w:val="tagnamecolor"/>
            <w:rFonts w:ascii="Consolas" w:hAnsi="Consolas"/>
            <w:color w:val="A52A2A"/>
            <w:sz w:val="23"/>
            <w:szCs w:val="23"/>
          </w:rPr>
          <w:t>p</w:t>
        </w:r>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3"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pre</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4"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section</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5"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table</w:t>
        </w:r>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6"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tfoot</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7" w:history="1">
        <w:r w:rsidR="00091037">
          <w:rPr>
            <w:rStyle w:val="tagcolor"/>
            <w:rFonts w:ascii="Consolas" w:hAnsi="Consolas"/>
            <w:color w:val="0000CD"/>
            <w:sz w:val="23"/>
            <w:szCs w:val="23"/>
          </w:rPr>
          <w:t>&lt;</w:t>
        </w:r>
        <w:proofErr w:type="spellStart"/>
        <w:proofErr w:type="gramStart"/>
        <w:r w:rsidR="00091037">
          <w:rPr>
            <w:rStyle w:val="tagnamecolor"/>
            <w:rFonts w:ascii="Consolas" w:hAnsi="Consolas"/>
            <w:color w:val="A52A2A"/>
            <w:sz w:val="23"/>
            <w:szCs w:val="23"/>
          </w:rPr>
          <w:t>ul</w:t>
        </w:r>
        <w:proofErr w:type="spellEnd"/>
        <w:proofErr w:type="gramEnd"/>
        <w:r w:rsidR="00091037">
          <w:rPr>
            <w:rStyle w:val="tagcolor"/>
            <w:rFonts w:ascii="Consolas" w:hAnsi="Consolas"/>
            <w:color w:val="0000CD"/>
            <w:sz w:val="23"/>
            <w:szCs w:val="23"/>
          </w:rPr>
          <w:t>&gt;</w:t>
        </w:r>
      </w:hyperlink>
    </w:p>
    <w:p w:rsidR="00091037" w:rsidRDefault="0050576F" w:rsidP="00091037">
      <w:pPr>
        <w:shd w:val="clear" w:color="auto" w:fill="FFFFFF"/>
        <w:spacing w:line="375" w:lineRule="atLeast"/>
        <w:rPr>
          <w:rFonts w:ascii="Consolas" w:hAnsi="Consolas"/>
          <w:color w:val="000000"/>
          <w:sz w:val="23"/>
          <w:szCs w:val="23"/>
        </w:rPr>
      </w:pPr>
      <w:hyperlink r:id="rId48" w:history="1">
        <w:r w:rsidR="00091037">
          <w:rPr>
            <w:rStyle w:val="tagcolor"/>
            <w:rFonts w:ascii="Consolas" w:hAnsi="Consolas"/>
            <w:color w:val="0000CD"/>
            <w:sz w:val="23"/>
            <w:szCs w:val="23"/>
          </w:rPr>
          <w:t>&lt;</w:t>
        </w:r>
        <w:proofErr w:type="gramStart"/>
        <w:r w:rsidR="00091037">
          <w:rPr>
            <w:rStyle w:val="tagnamecolor"/>
            <w:rFonts w:ascii="Consolas" w:hAnsi="Consolas"/>
            <w:color w:val="A52A2A"/>
            <w:sz w:val="23"/>
            <w:szCs w:val="23"/>
          </w:rPr>
          <w:t>video</w:t>
        </w:r>
        <w:proofErr w:type="gramEnd"/>
        <w:r w:rsidR="00091037">
          <w:rPr>
            <w:rStyle w:val="tagcolor"/>
            <w:rFonts w:ascii="Consolas" w:hAnsi="Consolas"/>
            <w:color w:val="0000CD"/>
            <w:sz w:val="23"/>
            <w:szCs w:val="23"/>
          </w:rPr>
          <w:t>&gt;</w:t>
        </w:r>
      </w:hyperlink>
    </w:p>
    <w:p w:rsidR="00091037" w:rsidRPr="00091037" w:rsidRDefault="00091037" w:rsidP="00091037">
      <w:pPr>
        <w:spacing w:before="100" w:beforeAutospacing="1" w:after="100" w:afterAutospacing="1" w:line="240" w:lineRule="auto"/>
        <w:rPr>
          <w:rFonts w:ascii="Times New Roman" w:eastAsia="Times New Roman" w:hAnsi="Times New Roman" w:cs="Times New Roman"/>
          <w:color w:val="000000"/>
          <w:sz w:val="27"/>
          <w:szCs w:val="27"/>
        </w:rPr>
      </w:pPr>
    </w:p>
    <w:p w:rsidR="00091037" w:rsidRDefault="00091037" w:rsidP="00091037">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Inline Elements</w:t>
      </w:r>
    </w:p>
    <w:p w:rsidR="00091037" w:rsidRDefault="00091037" w:rsidP="000910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element does not start on a new line.</w:t>
      </w:r>
    </w:p>
    <w:p w:rsidR="00091037" w:rsidRDefault="00091037" w:rsidP="000910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element only takes up as much width as necessary.</w:t>
      </w:r>
    </w:p>
    <w:p w:rsidR="00091037" w:rsidRDefault="00091037" w:rsidP="00091037">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is </w:t>
      </w:r>
      <w:r>
        <w:rPr>
          <w:rFonts w:ascii="Verdana" w:eastAsiaTheme="majorEastAsia" w:hAnsi="Verdana"/>
          <w:color w:val="000000"/>
          <w:sz w:val="23"/>
          <w:szCs w:val="23"/>
          <w:bdr w:val="single" w:sz="6" w:space="4" w:color="auto" w:frame="1"/>
        </w:rPr>
        <w:t>a &lt;span&gt; element inside</w:t>
      </w:r>
      <w:r>
        <w:rPr>
          <w:rFonts w:ascii="Verdana" w:hAnsi="Verdana"/>
          <w:color w:val="000000"/>
          <w:sz w:val="23"/>
          <w:szCs w:val="23"/>
        </w:rPr>
        <w:t> a paragraph.</w:t>
      </w:r>
    </w:p>
    <w:p w:rsidR="00091037" w:rsidRDefault="00091037" w:rsidP="00091037">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proofErr w:type="gramStart"/>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DOCTYPE</w:t>
      </w:r>
      <w:proofErr w:type="gramEnd"/>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9CDCFE"/>
          <w:sz w:val="21"/>
          <w:szCs w:val="21"/>
        </w:rPr>
        <w:t>html</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html</w:t>
      </w:r>
      <w:r w:rsidRPr="00861B32">
        <w:rPr>
          <w:rFonts w:ascii="Consolas" w:eastAsia="Times New Roman" w:hAnsi="Consolas" w:cs="Times New Roman"/>
          <w:color w:val="D4D4D4"/>
          <w:sz w:val="21"/>
          <w:szCs w:val="21"/>
        </w:rPr>
        <w:t xml:space="preserve"> </w:t>
      </w:r>
      <w:proofErr w:type="spellStart"/>
      <w:proofErr w:type="gramStart"/>
      <w:r w:rsidRPr="00861B32">
        <w:rPr>
          <w:rFonts w:ascii="Consolas" w:eastAsia="Times New Roman" w:hAnsi="Consolas" w:cs="Times New Roman"/>
          <w:color w:val="9CDCFE"/>
          <w:sz w:val="21"/>
          <w:szCs w:val="21"/>
        </w:rPr>
        <w:t>lang</w:t>
      </w:r>
      <w:proofErr w:type="spellEnd"/>
      <w:proofErr w:type="gramEnd"/>
      <w:r w:rsidRPr="00861B32">
        <w:rPr>
          <w:rFonts w:ascii="Consolas" w:eastAsia="Times New Roman" w:hAnsi="Consolas" w:cs="Times New Roman"/>
          <w:color w:val="D4D4D4"/>
          <w:sz w:val="21"/>
          <w:szCs w:val="21"/>
        </w:rPr>
        <w:t>=</w:t>
      </w:r>
      <w:r w:rsidRPr="00861B32">
        <w:rPr>
          <w:rFonts w:ascii="Consolas" w:eastAsia="Times New Roman" w:hAnsi="Consolas" w:cs="Times New Roman"/>
          <w:color w:val="CE9178"/>
          <w:sz w:val="21"/>
          <w:szCs w:val="21"/>
        </w:rPr>
        <w:t>"en"</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808080"/>
          <w:sz w:val="21"/>
          <w:szCs w:val="21"/>
        </w:rPr>
        <w:t>&lt;</w:t>
      </w:r>
      <w:proofErr w:type="gramStart"/>
      <w:r w:rsidRPr="00861B32">
        <w:rPr>
          <w:rFonts w:ascii="Consolas" w:eastAsia="Times New Roman" w:hAnsi="Consolas" w:cs="Times New Roman"/>
          <w:color w:val="569CD6"/>
          <w:sz w:val="21"/>
          <w:szCs w:val="21"/>
        </w:rPr>
        <w:t>head</w:t>
      </w:r>
      <w:proofErr w:type="gramEnd"/>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808080"/>
          <w:sz w:val="21"/>
          <w:szCs w:val="21"/>
        </w:rPr>
        <w:t>&lt;</w:t>
      </w:r>
      <w:proofErr w:type="gramStart"/>
      <w:r w:rsidRPr="00861B32">
        <w:rPr>
          <w:rFonts w:ascii="Consolas" w:eastAsia="Times New Roman" w:hAnsi="Consolas" w:cs="Times New Roman"/>
          <w:color w:val="569CD6"/>
          <w:sz w:val="21"/>
          <w:szCs w:val="21"/>
        </w:rPr>
        <w:t>meta</w:t>
      </w:r>
      <w:proofErr w:type="gramEnd"/>
      <w:r w:rsidRPr="00861B32">
        <w:rPr>
          <w:rFonts w:ascii="Consolas" w:eastAsia="Times New Roman" w:hAnsi="Consolas" w:cs="Times New Roman"/>
          <w:color w:val="D4D4D4"/>
          <w:sz w:val="21"/>
          <w:szCs w:val="21"/>
        </w:rPr>
        <w:t xml:space="preserve"> </w:t>
      </w:r>
      <w:proofErr w:type="spellStart"/>
      <w:r w:rsidRPr="00861B32">
        <w:rPr>
          <w:rFonts w:ascii="Consolas" w:eastAsia="Times New Roman" w:hAnsi="Consolas" w:cs="Times New Roman"/>
          <w:color w:val="9CDCFE"/>
          <w:sz w:val="21"/>
          <w:szCs w:val="21"/>
        </w:rPr>
        <w:t>charset</w:t>
      </w:r>
      <w:proofErr w:type="spellEnd"/>
      <w:r w:rsidRPr="00861B32">
        <w:rPr>
          <w:rFonts w:ascii="Consolas" w:eastAsia="Times New Roman" w:hAnsi="Consolas" w:cs="Times New Roman"/>
          <w:color w:val="D4D4D4"/>
          <w:sz w:val="21"/>
          <w:szCs w:val="21"/>
        </w:rPr>
        <w:t>=</w:t>
      </w:r>
      <w:r w:rsidRPr="00861B32">
        <w:rPr>
          <w:rFonts w:ascii="Consolas" w:eastAsia="Times New Roman" w:hAnsi="Consolas" w:cs="Times New Roman"/>
          <w:color w:val="CE9178"/>
          <w:sz w:val="21"/>
          <w:szCs w:val="21"/>
        </w:rPr>
        <w:t>"UTF-8"</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808080"/>
          <w:sz w:val="21"/>
          <w:szCs w:val="21"/>
        </w:rPr>
        <w:t>&lt;</w:t>
      </w:r>
      <w:proofErr w:type="gramStart"/>
      <w:r w:rsidRPr="00861B32">
        <w:rPr>
          <w:rFonts w:ascii="Consolas" w:eastAsia="Times New Roman" w:hAnsi="Consolas" w:cs="Times New Roman"/>
          <w:color w:val="569CD6"/>
          <w:sz w:val="21"/>
          <w:szCs w:val="21"/>
        </w:rPr>
        <w:t>meta</w:t>
      </w:r>
      <w:proofErr w:type="gramEnd"/>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9CDCFE"/>
          <w:sz w:val="21"/>
          <w:szCs w:val="21"/>
        </w:rPr>
        <w:t>name</w:t>
      </w:r>
      <w:r w:rsidRPr="00861B32">
        <w:rPr>
          <w:rFonts w:ascii="Consolas" w:eastAsia="Times New Roman" w:hAnsi="Consolas" w:cs="Times New Roman"/>
          <w:color w:val="D4D4D4"/>
          <w:sz w:val="21"/>
          <w:szCs w:val="21"/>
        </w:rPr>
        <w:t>=</w:t>
      </w:r>
      <w:r w:rsidRPr="00861B32">
        <w:rPr>
          <w:rFonts w:ascii="Consolas" w:eastAsia="Times New Roman" w:hAnsi="Consolas" w:cs="Times New Roman"/>
          <w:color w:val="CE9178"/>
          <w:sz w:val="21"/>
          <w:szCs w:val="21"/>
        </w:rPr>
        <w:t>"viewport"</w:t>
      </w:r>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9CDCFE"/>
          <w:sz w:val="21"/>
          <w:szCs w:val="21"/>
        </w:rPr>
        <w:t>content</w:t>
      </w:r>
      <w:r w:rsidRPr="00861B32">
        <w:rPr>
          <w:rFonts w:ascii="Consolas" w:eastAsia="Times New Roman" w:hAnsi="Consolas" w:cs="Times New Roman"/>
          <w:color w:val="D4D4D4"/>
          <w:sz w:val="21"/>
          <w:szCs w:val="21"/>
        </w:rPr>
        <w:t>=</w:t>
      </w:r>
      <w:r w:rsidRPr="00861B32">
        <w:rPr>
          <w:rFonts w:ascii="Consolas" w:eastAsia="Times New Roman" w:hAnsi="Consolas" w:cs="Times New Roman"/>
          <w:color w:val="CE9178"/>
          <w:sz w:val="21"/>
          <w:szCs w:val="21"/>
        </w:rPr>
        <w:t>"width=device-width, initial-scale=1.0"</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808080"/>
          <w:sz w:val="21"/>
          <w:szCs w:val="21"/>
        </w:rPr>
        <w:t>&lt;</w:t>
      </w:r>
      <w:proofErr w:type="gramStart"/>
      <w:r w:rsidRPr="00861B32">
        <w:rPr>
          <w:rFonts w:ascii="Consolas" w:eastAsia="Times New Roman" w:hAnsi="Consolas" w:cs="Times New Roman"/>
          <w:color w:val="569CD6"/>
          <w:sz w:val="21"/>
          <w:szCs w:val="21"/>
        </w:rPr>
        <w:t>title</w:t>
      </w:r>
      <w:r w:rsidRPr="00861B32">
        <w:rPr>
          <w:rFonts w:ascii="Consolas" w:eastAsia="Times New Roman" w:hAnsi="Consolas" w:cs="Times New Roman"/>
          <w:color w:val="808080"/>
          <w:sz w:val="21"/>
          <w:szCs w:val="21"/>
        </w:rPr>
        <w:t>&gt;</w:t>
      </w:r>
      <w:proofErr w:type="gramEnd"/>
      <w:r w:rsidRPr="00861B32">
        <w:rPr>
          <w:rFonts w:ascii="Consolas" w:eastAsia="Times New Roman" w:hAnsi="Consolas" w:cs="Times New Roman"/>
          <w:color w:val="D4D4D4"/>
          <w:sz w:val="21"/>
          <w:szCs w:val="21"/>
        </w:rPr>
        <w:t>html id attribute</w:t>
      </w: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title</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808080"/>
          <w:sz w:val="21"/>
          <w:szCs w:val="21"/>
        </w:rPr>
        <w:t>&lt;</w:t>
      </w:r>
      <w:proofErr w:type="gramStart"/>
      <w:r w:rsidRPr="00861B32">
        <w:rPr>
          <w:rFonts w:ascii="Consolas" w:eastAsia="Times New Roman" w:hAnsi="Consolas" w:cs="Times New Roman"/>
          <w:color w:val="569CD6"/>
          <w:sz w:val="21"/>
          <w:szCs w:val="21"/>
        </w:rPr>
        <w:t>body</w:t>
      </w:r>
      <w:proofErr w:type="gramEnd"/>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p</w:t>
      </w:r>
      <w:r w:rsidRPr="00861B32">
        <w:rPr>
          <w:rFonts w:ascii="Consolas" w:eastAsia="Times New Roman" w:hAnsi="Consolas" w:cs="Times New Roman"/>
          <w:color w:val="808080"/>
          <w:sz w:val="21"/>
          <w:szCs w:val="21"/>
        </w:rPr>
        <w:t>&gt;</w:t>
      </w:r>
      <w:r w:rsidRPr="00861B32">
        <w:rPr>
          <w:rFonts w:ascii="Consolas" w:eastAsia="Times New Roman" w:hAnsi="Consolas" w:cs="Times New Roman"/>
          <w:color w:val="D4D4D4"/>
          <w:sz w:val="21"/>
          <w:szCs w:val="21"/>
        </w:rPr>
        <w:t xml:space="preserve">This is an inline span </w:t>
      </w: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span</w:t>
      </w:r>
      <w:r w:rsidRPr="00861B32">
        <w:rPr>
          <w:rFonts w:ascii="Consolas" w:eastAsia="Times New Roman" w:hAnsi="Consolas" w:cs="Times New Roman"/>
          <w:color w:val="D4D4D4"/>
          <w:sz w:val="21"/>
          <w:szCs w:val="21"/>
        </w:rPr>
        <w:t xml:space="preserve"> </w:t>
      </w:r>
      <w:r w:rsidRPr="00861B32">
        <w:rPr>
          <w:rFonts w:ascii="Consolas" w:eastAsia="Times New Roman" w:hAnsi="Consolas" w:cs="Times New Roman"/>
          <w:color w:val="9CDCFE"/>
          <w:sz w:val="21"/>
          <w:szCs w:val="21"/>
        </w:rPr>
        <w:t>style</w:t>
      </w:r>
      <w:r w:rsidRPr="00861B32">
        <w:rPr>
          <w:rFonts w:ascii="Consolas" w:eastAsia="Times New Roman" w:hAnsi="Consolas" w:cs="Times New Roman"/>
          <w:color w:val="D4D4D4"/>
          <w:sz w:val="21"/>
          <w:szCs w:val="21"/>
        </w:rPr>
        <w:t>=</w:t>
      </w:r>
      <w:r w:rsidRPr="00861B32">
        <w:rPr>
          <w:rFonts w:ascii="Consolas" w:eastAsia="Times New Roman" w:hAnsi="Consolas" w:cs="Times New Roman"/>
          <w:color w:val="CE9178"/>
          <w:sz w:val="21"/>
          <w:szCs w:val="21"/>
        </w:rPr>
        <w:t>"border: 1px solid black"</w:t>
      </w:r>
      <w:r w:rsidRPr="00861B32">
        <w:rPr>
          <w:rFonts w:ascii="Consolas" w:eastAsia="Times New Roman" w:hAnsi="Consolas" w:cs="Times New Roman"/>
          <w:color w:val="808080"/>
          <w:sz w:val="21"/>
          <w:szCs w:val="21"/>
        </w:rPr>
        <w:t>&gt;</w:t>
      </w:r>
      <w:r w:rsidRPr="00861B32">
        <w:rPr>
          <w:rFonts w:ascii="Consolas" w:eastAsia="Times New Roman" w:hAnsi="Consolas" w:cs="Times New Roman"/>
          <w:color w:val="D4D4D4"/>
          <w:sz w:val="21"/>
          <w:szCs w:val="21"/>
        </w:rPr>
        <w:t>Hello World</w:t>
      </w: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span</w:t>
      </w:r>
      <w:r w:rsidRPr="00861B32">
        <w:rPr>
          <w:rFonts w:ascii="Consolas" w:eastAsia="Times New Roman" w:hAnsi="Consolas" w:cs="Times New Roman"/>
          <w:color w:val="808080"/>
          <w:sz w:val="21"/>
          <w:szCs w:val="21"/>
        </w:rPr>
        <w:t>&gt;</w:t>
      </w:r>
      <w:r w:rsidRPr="00861B32">
        <w:rPr>
          <w:rFonts w:ascii="Consolas" w:eastAsia="Times New Roman" w:hAnsi="Consolas" w:cs="Times New Roman"/>
          <w:color w:val="D4D4D4"/>
          <w:sz w:val="21"/>
          <w:szCs w:val="21"/>
        </w:rPr>
        <w:t xml:space="preserve"> element inside a paragraph</w:t>
      </w:r>
      <w:proofErr w:type="gramStart"/>
      <w:r w:rsidRPr="00861B32">
        <w:rPr>
          <w:rFonts w:ascii="Consolas" w:eastAsia="Times New Roman" w:hAnsi="Consolas" w:cs="Times New Roman"/>
          <w:color w:val="D4D4D4"/>
          <w:sz w:val="21"/>
          <w:szCs w:val="21"/>
        </w:rPr>
        <w:t>.</w:t>
      </w:r>
      <w:r w:rsidRPr="00861B32">
        <w:rPr>
          <w:rFonts w:ascii="Consolas" w:eastAsia="Times New Roman" w:hAnsi="Consolas" w:cs="Times New Roman"/>
          <w:color w:val="808080"/>
          <w:sz w:val="21"/>
          <w:szCs w:val="21"/>
        </w:rPr>
        <w:t>&lt;</w:t>
      </w:r>
      <w:proofErr w:type="gramEnd"/>
      <w:r w:rsidRPr="00861B32">
        <w:rPr>
          <w:rFonts w:ascii="Consolas" w:eastAsia="Times New Roman" w:hAnsi="Consolas" w:cs="Times New Roman"/>
          <w:color w:val="808080"/>
          <w:sz w:val="21"/>
          <w:szCs w:val="21"/>
        </w:rPr>
        <w:t>/</w:t>
      </w:r>
      <w:r w:rsidRPr="00861B32">
        <w:rPr>
          <w:rFonts w:ascii="Consolas" w:eastAsia="Times New Roman" w:hAnsi="Consolas" w:cs="Times New Roman"/>
          <w:color w:val="569CD6"/>
          <w:sz w:val="21"/>
          <w:szCs w:val="21"/>
        </w:rPr>
        <w:t>p</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lastRenderedPageBreak/>
        <w:t xml:space="preserve">        </w:t>
      </w: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p</w:t>
      </w:r>
      <w:r w:rsidRPr="00861B32">
        <w:rPr>
          <w:rFonts w:ascii="Consolas" w:eastAsia="Times New Roman" w:hAnsi="Consolas" w:cs="Times New Roman"/>
          <w:color w:val="808080"/>
          <w:sz w:val="21"/>
          <w:szCs w:val="21"/>
        </w:rPr>
        <w:t>&gt;</w:t>
      </w:r>
      <w:r w:rsidRPr="00861B32">
        <w:rPr>
          <w:rFonts w:ascii="Consolas" w:eastAsia="Times New Roman" w:hAnsi="Consolas" w:cs="Times New Roman"/>
          <w:color w:val="D4D4D4"/>
          <w:sz w:val="21"/>
          <w:szCs w:val="21"/>
        </w:rPr>
        <w:t>The SPAN element is an inline element, and will not start on a new line and only takes up as much width as necessary</w:t>
      </w:r>
      <w:proofErr w:type="gramStart"/>
      <w:r w:rsidRPr="00861B32">
        <w:rPr>
          <w:rFonts w:ascii="Consolas" w:eastAsia="Times New Roman" w:hAnsi="Consolas" w:cs="Times New Roman"/>
          <w:color w:val="D4D4D4"/>
          <w:sz w:val="21"/>
          <w:szCs w:val="21"/>
        </w:rPr>
        <w:t>.</w:t>
      </w:r>
      <w:r w:rsidRPr="00861B32">
        <w:rPr>
          <w:rFonts w:ascii="Consolas" w:eastAsia="Times New Roman" w:hAnsi="Consolas" w:cs="Times New Roman"/>
          <w:color w:val="808080"/>
          <w:sz w:val="21"/>
          <w:szCs w:val="21"/>
        </w:rPr>
        <w:t>&lt;</w:t>
      </w:r>
      <w:proofErr w:type="gramEnd"/>
      <w:r w:rsidRPr="00861B32">
        <w:rPr>
          <w:rFonts w:ascii="Consolas" w:eastAsia="Times New Roman" w:hAnsi="Consolas" w:cs="Times New Roman"/>
          <w:color w:val="808080"/>
          <w:sz w:val="21"/>
          <w:szCs w:val="21"/>
        </w:rPr>
        <w:t>/</w:t>
      </w:r>
      <w:r w:rsidRPr="00861B32">
        <w:rPr>
          <w:rFonts w:ascii="Consolas" w:eastAsia="Times New Roman" w:hAnsi="Consolas" w:cs="Times New Roman"/>
          <w:color w:val="569CD6"/>
          <w:sz w:val="21"/>
          <w:szCs w:val="21"/>
        </w:rPr>
        <w:t>p</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D4D4D4"/>
          <w:sz w:val="21"/>
          <w:szCs w:val="21"/>
        </w:rPr>
        <w:t xml:space="preserve">        </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body</w:t>
      </w:r>
      <w:r w:rsidRPr="00861B32">
        <w:rPr>
          <w:rFonts w:ascii="Consolas" w:eastAsia="Times New Roman" w:hAnsi="Consolas" w:cs="Times New Roman"/>
          <w:color w:val="808080"/>
          <w:sz w:val="21"/>
          <w:szCs w:val="21"/>
        </w:rPr>
        <w:t>&gt;</w:t>
      </w:r>
    </w:p>
    <w:p w:rsidR="00861B32" w:rsidRPr="00861B32" w:rsidRDefault="00861B32" w:rsidP="00861B32">
      <w:pPr>
        <w:shd w:val="clear" w:color="auto" w:fill="1E1E1E"/>
        <w:spacing w:after="0" w:line="285" w:lineRule="atLeast"/>
        <w:rPr>
          <w:rFonts w:ascii="Consolas" w:eastAsia="Times New Roman" w:hAnsi="Consolas" w:cs="Times New Roman"/>
          <w:color w:val="D4D4D4"/>
          <w:sz w:val="21"/>
          <w:szCs w:val="21"/>
        </w:rPr>
      </w:pPr>
      <w:r w:rsidRPr="00861B32">
        <w:rPr>
          <w:rFonts w:ascii="Consolas" w:eastAsia="Times New Roman" w:hAnsi="Consolas" w:cs="Times New Roman"/>
          <w:color w:val="808080"/>
          <w:sz w:val="21"/>
          <w:szCs w:val="21"/>
        </w:rPr>
        <w:t>&lt;/</w:t>
      </w:r>
      <w:r w:rsidRPr="00861B32">
        <w:rPr>
          <w:rFonts w:ascii="Consolas" w:eastAsia="Times New Roman" w:hAnsi="Consolas" w:cs="Times New Roman"/>
          <w:color w:val="569CD6"/>
          <w:sz w:val="21"/>
          <w:szCs w:val="21"/>
        </w:rPr>
        <w:t>html</w:t>
      </w:r>
      <w:r w:rsidRPr="00861B32">
        <w:rPr>
          <w:rFonts w:ascii="Consolas" w:eastAsia="Times New Roman" w:hAnsi="Consolas" w:cs="Times New Roman"/>
          <w:color w:val="808080"/>
          <w:sz w:val="21"/>
          <w:szCs w:val="21"/>
        </w:rPr>
        <w:t>&gt;</w:t>
      </w:r>
    </w:p>
    <w:p w:rsidR="00091037" w:rsidRDefault="00091037" w:rsidP="00091037">
      <w:pPr>
        <w:rPr>
          <w:rFonts w:asciiTheme="majorHAnsi" w:hAnsiTheme="majorHAnsi"/>
          <w:sz w:val="32"/>
          <w:szCs w:val="32"/>
        </w:rPr>
      </w:pPr>
      <w:r>
        <w:rPr>
          <w:rFonts w:asciiTheme="majorHAnsi" w:hAnsiTheme="majorHAnsi"/>
          <w:sz w:val="32"/>
          <w:szCs w:val="32"/>
        </w:rPr>
        <w:t>Output-</w:t>
      </w:r>
    </w:p>
    <w:p w:rsidR="00091037" w:rsidRDefault="00091037" w:rsidP="00091037">
      <w:pPr>
        <w:pStyle w:val="NormalWeb"/>
        <w:rPr>
          <w:color w:val="000000"/>
          <w:sz w:val="27"/>
          <w:szCs w:val="27"/>
        </w:rPr>
      </w:pPr>
      <w:r>
        <w:rPr>
          <w:color w:val="000000"/>
          <w:sz w:val="27"/>
          <w:szCs w:val="27"/>
        </w:rPr>
        <w:t>This is an inline span </w:t>
      </w:r>
      <w:r>
        <w:rPr>
          <w:color w:val="000000"/>
          <w:sz w:val="27"/>
          <w:szCs w:val="27"/>
          <w:bdr w:val="single" w:sz="6" w:space="0" w:color="000000" w:frame="1"/>
        </w:rPr>
        <w:t>Hello World</w:t>
      </w:r>
      <w:r>
        <w:rPr>
          <w:color w:val="000000"/>
          <w:sz w:val="27"/>
          <w:szCs w:val="27"/>
        </w:rPr>
        <w:t> element inside a paragraph.</w:t>
      </w:r>
    </w:p>
    <w:p w:rsidR="00091037" w:rsidRDefault="00091037" w:rsidP="00091037">
      <w:pPr>
        <w:pStyle w:val="NormalWeb"/>
        <w:rPr>
          <w:color w:val="000000"/>
          <w:sz w:val="27"/>
          <w:szCs w:val="27"/>
        </w:rPr>
      </w:pPr>
      <w:r>
        <w:rPr>
          <w:color w:val="000000"/>
          <w:sz w:val="27"/>
          <w:szCs w:val="27"/>
        </w:rPr>
        <w:t>The SPAN element is an inline element, and will not start on a new line and only takes up as much width as necessary.</w:t>
      </w:r>
    </w:p>
    <w:p w:rsidR="008D44BE" w:rsidRPr="008D44BE" w:rsidRDefault="008D44BE" w:rsidP="008D44BE">
      <w:pPr>
        <w:shd w:val="clear" w:color="auto" w:fill="FFFFFF"/>
        <w:spacing w:before="288" w:after="288" w:line="240" w:lineRule="auto"/>
        <w:rPr>
          <w:rFonts w:ascii="Verdana" w:eastAsia="Times New Roman" w:hAnsi="Verdana" w:cs="Times New Roman"/>
          <w:color w:val="000000"/>
          <w:sz w:val="23"/>
          <w:szCs w:val="23"/>
        </w:rPr>
      </w:pPr>
      <w:r w:rsidRPr="008D44BE">
        <w:rPr>
          <w:rFonts w:ascii="Verdana" w:eastAsia="Times New Roman" w:hAnsi="Verdana" w:cs="Times New Roman"/>
          <w:color w:val="000000"/>
          <w:sz w:val="23"/>
          <w:szCs w:val="23"/>
        </w:rPr>
        <w:t>Here are the inline elements in HTML:</w:t>
      </w:r>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49" w:history="1">
        <w:r w:rsidR="008D44BE" w:rsidRPr="008D44BE">
          <w:rPr>
            <w:rFonts w:ascii="Consolas" w:eastAsia="Times New Roman" w:hAnsi="Consolas" w:cs="Times New Roman"/>
            <w:color w:val="0000CD"/>
            <w:sz w:val="23"/>
          </w:rPr>
          <w:t>&lt;</w:t>
        </w:r>
        <w:r w:rsidR="008D44BE" w:rsidRPr="008D44BE">
          <w:rPr>
            <w:rFonts w:ascii="Consolas" w:eastAsia="Times New Roman" w:hAnsi="Consolas" w:cs="Times New Roman"/>
            <w:color w:val="A52A2A"/>
            <w:sz w:val="23"/>
          </w:rPr>
          <w:t>a</w:t>
        </w:r>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0"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abbr</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1"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acronym</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2" w:history="1">
        <w:r w:rsidR="008D44BE" w:rsidRPr="008D44BE">
          <w:rPr>
            <w:rFonts w:ascii="Consolas" w:eastAsia="Times New Roman" w:hAnsi="Consolas" w:cs="Times New Roman"/>
            <w:color w:val="0000CD"/>
            <w:sz w:val="23"/>
          </w:rPr>
          <w:t>&lt;</w:t>
        </w:r>
        <w:r w:rsidR="008D44BE" w:rsidRPr="008D44BE">
          <w:rPr>
            <w:rFonts w:ascii="Consolas" w:eastAsia="Times New Roman" w:hAnsi="Consolas" w:cs="Times New Roman"/>
            <w:color w:val="A52A2A"/>
            <w:sz w:val="23"/>
          </w:rPr>
          <w:t>b</w:t>
        </w:r>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3"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bdo</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4"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big</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5"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br</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6"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button</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7"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cite</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8"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code</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59"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dfn</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0"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em</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1" w:history="1">
        <w:r w:rsidR="008D44BE" w:rsidRPr="008D44BE">
          <w:rPr>
            <w:rFonts w:ascii="Consolas" w:eastAsia="Times New Roman" w:hAnsi="Consolas" w:cs="Times New Roman"/>
            <w:color w:val="0000CD"/>
            <w:sz w:val="23"/>
          </w:rPr>
          <w:t>&lt;</w:t>
        </w:r>
        <w:proofErr w:type="spellStart"/>
        <w:r w:rsidR="008D44BE" w:rsidRPr="008D44BE">
          <w:rPr>
            <w:rFonts w:ascii="Consolas" w:eastAsia="Times New Roman" w:hAnsi="Consolas" w:cs="Times New Roman"/>
            <w:color w:val="A52A2A"/>
            <w:sz w:val="23"/>
          </w:rPr>
          <w:t>i</w:t>
        </w:r>
        <w:proofErr w:type="spell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2"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img</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3"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input</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4"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kbd</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5"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label</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6"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map</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7"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object</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8"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output</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69" w:history="1">
        <w:r w:rsidR="008D44BE" w:rsidRPr="008D44BE">
          <w:rPr>
            <w:rFonts w:ascii="Consolas" w:eastAsia="Times New Roman" w:hAnsi="Consolas" w:cs="Times New Roman"/>
            <w:color w:val="0000CD"/>
            <w:sz w:val="23"/>
          </w:rPr>
          <w:t>&lt;</w:t>
        </w:r>
        <w:r w:rsidR="008D44BE" w:rsidRPr="008D44BE">
          <w:rPr>
            <w:rFonts w:ascii="Consolas" w:eastAsia="Times New Roman" w:hAnsi="Consolas" w:cs="Times New Roman"/>
            <w:color w:val="A52A2A"/>
            <w:sz w:val="23"/>
          </w:rPr>
          <w:t>q</w:t>
        </w:r>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0"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samp</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1"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script</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2"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select</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3"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small</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4"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span</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5"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strong</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6"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sub</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7"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sup</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8"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textarea</w:t>
        </w:r>
        <w:proofErr w:type="spellEnd"/>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79" w:history="1">
        <w:r w:rsidR="008D44BE" w:rsidRPr="008D44BE">
          <w:rPr>
            <w:rFonts w:ascii="Consolas" w:eastAsia="Times New Roman" w:hAnsi="Consolas" w:cs="Times New Roman"/>
            <w:color w:val="0000CD"/>
            <w:sz w:val="23"/>
          </w:rPr>
          <w:t>&lt;</w:t>
        </w:r>
        <w:proofErr w:type="gramStart"/>
        <w:r w:rsidR="008D44BE" w:rsidRPr="008D44BE">
          <w:rPr>
            <w:rFonts w:ascii="Consolas" w:eastAsia="Times New Roman" w:hAnsi="Consolas" w:cs="Times New Roman"/>
            <w:color w:val="A52A2A"/>
            <w:sz w:val="23"/>
          </w:rPr>
          <w:t>time</w:t>
        </w:r>
        <w:proofErr w:type="gramEnd"/>
        <w:r w:rsidR="008D44BE" w:rsidRPr="008D44BE">
          <w:rPr>
            <w:rFonts w:ascii="Consolas" w:eastAsia="Times New Roman" w:hAnsi="Consolas" w:cs="Times New Roman"/>
            <w:color w:val="0000CD"/>
            <w:sz w:val="23"/>
          </w:rPr>
          <w:t>&gt;</w:t>
        </w:r>
      </w:hyperlink>
    </w:p>
    <w:p w:rsidR="008D44BE" w:rsidRP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80"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tt</w:t>
        </w:r>
        <w:proofErr w:type="spellEnd"/>
        <w:proofErr w:type="gramEnd"/>
        <w:r w:rsidR="008D44BE" w:rsidRPr="008D44BE">
          <w:rPr>
            <w:rFonts w:ascii="Consolas" w:eastAsia="Times New Roman" w:hAnsi="Consolas" w:cs="Times New Roman"/>
            <w:color w:val="0000CD"/>
            <w:sz w:val="23"/>
          </w:rPr>
          <w:t>&gt;</w:t>
        </w:r>
      </w:hyperlink>
    </w:p>
    <w:p w:rsidR="008D44BE" w:rsidRDefault="0050576F" w:rsidP="008D44BE">
      <w:pPr>
        <w:shd w:val="clear" w:color="auto" w:fill="FFFFFF"/>
        <w:spacing w:after="0" w:line="375" w:lineRule="atLeast"/>
        <w:rPr>
          <w:rFonts w:ascii="Consolas" w:eastAsia="Times New Roman" w:hAnsi="Consolas" w:cs="Times New Roman"/>
          <w:color w:val="000000"/>
          <w:sz w:val="23"/>
          <w:szCs w:val="23"/>
        </w:rPr>
      </w:pPr>
      <w:hyperlink r:id="rId81" w:history="1">
        <w:r w:rsidR="008D44BE" w:rsidRPr="008D44BE">
          <w:rPr>
            <w:rFonts w:ascii="Consolas" w:eastAsia="Times New Roman" w:hAnsi="Consolas" w:cs="Times New Roman"/>
            <w:color w:val="0000CD"/>
            <w:sz w:val="23"/>
          </w:rPr>
          <w:t>&lt;</w:t>
        </w:r>
        <w:proofErr w:type="spellStart"/>
        <w:proofErr w:type="gramStart"/>
        <w:r w:rsidR="008D44BE" w:rsidRPr="008D44BE">
          <w:rPr>
            <w:rFonts w:ascii="Consolas" w:eastAsia="Times New Roman" w:hAnsi="Consolas" w:cs="Times New Roman"/>
            <w:color w:val="A52A2A"/>
            <w:sz w:val="23"/>
          </w:rPr>
          <w:t>var</w:t>
        </w:r>
        <w:proofErr w:type="spellEnd"/>
        <w:proofErr w:type="gramEnd"/>
        <w:r w:rsidR="008D44BE" w:rsidRPr="008D44BE">
          <w:rPr>
            <w:rFonts w:ascii="Consolas" w:eastAsia="Times New Roman" w:hAnsi="Consolas" w:cs="Times New Roman"/>
            <w:color w:val="0000CD"/>
            <w:sz w:val="23"/>
          </w:rPr>
          <w:t>&gt;</w:t>
        </w:r>
      </w:hyperlink>
    </w:p>
    <w:p w:rsidR="007939DA" w:rsidRDefault="007939DA" w:rsidP="008D44BE">
      <w:pPr>
        <w:shd w:val="clear" w:color="auto" w:fill="FFFFFF"/>
        <w:spacing w:after="0" w:line="375" w:lineRule="atLeast"/>
        <w:rPr>
          <w:rFonts w:ascii="Consolas" w:eastAsia="Times New Roman" w:hAnsi="Consolas" w:cs="Times New Roman"/>
          <w:color w:val="000000"/>
          <w:sz w:val="23"/>
          <w:szCs w:val="23"/>
        </w:rPr>
      </w:pPr>
    </w:p>
    <w:p w:rsidR="007939DA" w:rsidRDefault="007939DA" w:rsidP="008D44BE">
      <w:pPr>
        <w:shd w:val="clear" w:color="auto" w:fill="FFFFFF"/>
        <w:spacing w:after="0" w:line="375" w:lineRule="atLeast"/>
        <w:rPr>
          <w:rFonts w:ascii="Consolas" w:eastAsia="Times New Roman" w:hAnsi="Consolas" w:cs="Times New Roman"/>
          <w:color w:val="000000"/>
          <w:sz w:val="23"/>
          <w:szCs w:val="23"/>
        </w:rPr>
      </w:pPr>
    </w:p>
    <w:p w:rsidR="007939DA" w:rsidRDefault="007939DA" w:rsidP="008D44BE">
      <w:pPr>
        <w:shd w:val="clear" w:color="auto" w:fill="FFFFFF"/>
        <w:spacing w:after="0" w:line="375" w:lineRule="atLeast"/>
        <w:rPr>
          <w:rFonts w:asciiTheme="majorHAnsi" w:eastAsia="Times New Roman" w:hAnsiTheme="majorHAnsi" w:cs="Times New Roman"/>
          <w:color w:val="000000"/>
          <w:sz w:val="32"/>
          <w:szCs w:val="32"/>
        </w:rPr>
      </w:pPr>
      <w:r>
        <w:rPr>
          <w:rFonts w:asciiTheme="majorHAnsi" w:eastAsia="Times New Roman" w:hAnsiTheme="majorHAnsi" w:cs="Times New Roman"/>
          <w:color w:val="000000"/>
          <w:sz w:val="32"/>
          <w:szCs w:val="32"/>
        </w:rPr>
        <w:t xml:space="preserve">HOW TO CREATE A HYPERLINK IN </w:t>
      </w:r>
      <w:proofErr w:type="gramStart"/>
      <w:r>
        <w:rPr>
          <w:rFonts w:asciiTheme="majorHAnsi" w:eastAsia="Times New Roman" w:hAnsiTheme="majorHAnsi" w:cs="Times New Roman"/>
          <w:color w:val="000000"/>
          <w:sz w:val="32"/>
          <w:szCs w:val="32"/>
        </w:rPr>
        <w:t>HTML ?</w:t>
      </w:r>
      <w:proofErr w:type="gramEnd"/>
      <w:r>
        <w:rPr>
          <w:rFonts w:asciiTheme="majorHAnsi" w:eastAsia="Times New Roman" w:hAnsiTheme="majorHAnsi" w:cs="Times New Roman"/>
          <w:color w:val="000000"/>
          <w:sz w:val="32"/>
          <w:szCs w:val="32"/>
        </w:rPr>
        <w:t xml:space="preserve"> </w:t>
      </w:r>
      <w:proofErr w:type="gramStart"/>
      <w:r>
        <w:rPr>
          <w:rFonts w:asciiTheme="majorHAnsi" w:eastAsia="Times New Roman" w:hAnsiTheme="majorHAnsi" w:cs="Times New Roman"/>
          <w:color w:val="000000"/>
          <w:sz w:val="32"/>
          <w:szCs w:val="32"/>
        </w:rPr>
        <w:t>WITH EXAMPLE.</w:t>
      </w:r>
      <w:proofErr w:type="gramEnd"/>
    </w:p>
    <w:p w:rsidR="007939DA" w:rsidRPr="007939DA" w:rsidRDefault="007939DA" w:rsidP="008D44BE">
      <w:pPr>
        <w:shd w:val="clear" w:color="auto" w:fill="FFFFFF"/>
        <w:spacing w:after="0" w:line="375" w:lineRule="atLeast"/>
        <w:rPr>
          <w:rFonts w:asciiTheme="majorHAnsi" w:eastAsia="Times New Roman" w:hAnsiTheme="majorHAnsi" w:cs="Times New Roman"/>
          <w:color w:val="000000" w:themeColor="text1"/>
          <w:sz w:val="28"/>
          <w:szCs w:val="28"/>
        </w:rPr>
      </w:pPr>
      <w:r w:rsidRPr="007939DA">
        <w:rPr>
          <w:rFonts w:ascii="Arial" w:hAnsi="Arial" w:cs="Arial"/>
          <w:color w:val="000000" w:themeColor="text1"/>
          <w:sz w:val="28"/>
          <w:szCs w:val="28"/>
          <w:shd w:val="clear" w:color="auto" w:fill="FFFFFF"/>
        </w:rPr>
        <w:t>Use the &lt;a&gt; element to define a </w:t>
      </w:r>
      <w:r w:rsidRPr="007939DA">
        <w:rPr>
          <w:rStyle w:val="Emphasis"/>
          <w:rFonts w:ascii="Arial" w:hAnsi="Arial" w:cs="Arial"/>
          <w:b/>
          <w:bCs/>
          <w:i w:val="0"/>
          <w:iCs w:val="0"/>
          <w:color w:val="000000" w:themeColor="text1"/>
          <w:sz w:val="28"/>
          <w:szCs w:val="28"/>
          <w:shd w:val="clear" w:color="auto" w:fill="FFFFFF"/>
        </w:rPr>
        <w:t>link</w:t>
      </w:r>
      <w:r w:rsidRPr="007939DA">
        <w:rPr>
          <w:rFonts w:ascii="Arial" w:hAnsi="Arial" w:cs="Arial"/>
          <w:color w:val="000000" w:themeColor="text1"/>
          <w:sz w:val="28"/>
          <w:szCs w:val="28"/>
          <w:shd w:val="clear" w:color="auto" w:fill="FFFFFF"/>
        </w:rPr>
        <w:t xml:space="preserve"> · Use the </w:t>
      </w:r>
      <w:proofErr w:type="spellStart"/>
      <w:r w:rsidRPr="007939DA">
        <w:rPr>
          <w:rFonts w:ascii="Arial" w:hAnsi="Arial" w:cs="Arial"/>
          <w:color w:val="000000" w:themeColor="text1"/>
          <w:sz w:val="28"/>
          <w:szCs w:val="28"/>
          <w:shd w:val="clear" w:color="auto" w:fill="FFFFFF"/>
        </w:rPr>
        <w:t>href</w:t>
      </w:r>
      <w:proofErr w:type="spellEnd"/>
      <w:r w:rsidRPr="007939DA">
        <w:rPr>
          <w:rFonts w:ascii="Arial" w:hAnsi="Arial" w:cs="Arial"/>
          <w:color w:val="000000" w:themeColor="text1"/>
          <w:sz w:val="28"/>
          <w:szCs w:val="28"/>
          <w:shd w:val="clear" w:color="auto" w:fill="FFFFFF"/>
        </w:rPr>
        <w:t xml:space="preserve"> attribute to define the </w:t>
      </w:r>
      <w:r w:rsidRPr="007939DA">
        <w:rPr>
          <w:rStyle w:val="Emphasis"/>
          <w:rFonts w:ascii="Arial" w:hAnsi="Arial" w:cs="Arial"/>
          <w:b/>
          <w:bCs/>
          <w:i w:val="0"/>
          <w:iCs w:val="0"/>
          <w:color w:val="000000" w:themeColor="text1"/>
          <w:sz w:val="28"/>
          <w:szCs w:val="28"/>
          <w:shd w:val="clear" w:color="auto" w:fill="FFFFFF"/>
        </w:rPr>
        <w:t>link</w:t>
      </w:r>
      <w:r w:rsidRPr="007939DA">
        <w:rPr>
          <w:rFonts w:ascii="Arial" w:hAnsi="Arial" w:cs="Arial"/>
          <w:color w:val="000000" w:themeColor="text1"/>
          <w:sz w:val="28"/>
          <w:szCs w:val="28"/>
          <w:shd w:val="clear" w:color="auto" w:fill="FFFFFF"/>
        </w:rPr>
        <w:t> address ·</w:t>
      </w:r>
    </w:p>
    <w:p w:rsidR="007939DA" w:rsidRDefault="007939DA" w:rsidP="007939DA">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HTML Links - Syntax</w:t>
      </w:r>
    </w:p>
    <w:p w:rsidR="007939DA" w:rsidRDefault="007939DA" w:rsidP="007939DA">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eastAsiaTheme="majorEastAsia" w:hAnsi="Consolas"/>
          <w:color w:val="DC143C"/>
        </w:rPr>
        <w:t>&lt;a&gt;</w:t>
      </w:r>
      <w:r>
        <w:rPr>
          <w:rFonts w:ascii="Verdana" w:hAnsi="Verdana"/>
          <w:color w:val="000000"/>
          <w:sz w:val="23"/>
          <w:szCs w:val="23"/>
        </w:rPr>
        <w:t> tag defines a hyperlink. It has the following syntax:</w:t>
      </w:r>
    </w:p>
    <w:p w:rsidR="007939DA" w:rsidRDefault="007939DA" w:rsidP="007939DA">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i/>
          <w:iCs/>
          <w:color w:val="000000"/>
          <w:sz w:val="23"/>
          <w:szCs w:val="23"/>
        </w:rPr>
        <w:t>link text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rsidR="007939DA" w:rsidRDefault="007939DA" w:rsidP="007939DA">
      <w:pPr>
        <w:shd w:val="clear" w:color="auto" w:fill="FFFFFF"/>
        <w:rPr>
          <w:rFonts w:ascii="Consolas" w:hAnsi="Consolas"/>
          <w:color w:val="000000"/>
          <w:sz w:val="23"/>
          <w:szCs w:val="23"/>
        </w:rPr>
      </w:pPr>
    </w:p>
    <w:p w:rsidR="007939DA" w:rsidRDefault="007939DA" w:rsidP="008D44BE">
      <w:pPr>
        <w:shd w:val="clear" w:color="auto" w:fill="FFFFFF"/>
        <w:spacing w:after="0" w:line="375" w:lineRule="atLeast"/>
        <w:rPr>
          <w:rFonts w:asciiTheme="majorHAnsi" w:eastAsia="Times New Roman" w:hAnsiTheme="majorHAnsi" w:cs="Times New Roman"/>
          <w:color w:val="000000" w:themeColor="text1"/>
          <w:sz w:val="28"/>
          <w:szCs w:val="28"/>
        </w:rPr>
      </w:pPr>
      <w:r>
        <w:rPr>
          <w:rFonts w:asciiTheme="majorHAnsi" w:eastAsia="Times New Roman" w:hAnsiTheme="majorHAnsi" w:cs="Times New Roman"/>
          <w:color w:val="000000" w:themeColor="text1"/>
          <w:sz w:val="28"/>
          <w:szCs w:val="28"/>
        </w:rPr>
        <w:t>Example-</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proofErr w:type="gramStart"/>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DOCTYPE</w:t>
      </w:r>
      <w:proofErr w:type="gramEnd"/>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html</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html</w:t>
      </w:r>
      <w:r w:rsidRPr="00A826D6">
        <w:rPr>
          <w:rFonts w:ascii="Consolas" w:eastAsia="Times New Roman" w:hAnsi="Consolas" w:cs="Times New Roman"/>
          <w:color w:val="D4D4D4"/>
          <w:sz w:val="21"/>
          <w:szCs w:val="21"/>
        </w:rPr>
        <w:t xml:space="preserve"> </w:t>
      </w:r>
      <w:proofErr w:type="spellStart"/>
      <w:proofErr w:type="gramStart"/>
      <w:r w:rsidRPr="00A826D6">
        <w:rPr>
          <w:rFonts w:ascii="Consolas" w:eastAsia="Times New Roman" w:hAnsi="Consolas" w:cs="Times New Roman"/>
          <w:color w:val="9CDCFE"/>
          <w:sz w:val="21"/>
          <w:szCs w:val="21"/>
        </w:rPr>
        <w:t>lang</w:t>
      </w:r>
      <w:proofErr w:type="spellEnd"/>
      <w:proofErr w:type="gramEnd"/>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"en"</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head</w:t>
      </w:r>
      <w:proofErr w:type="gramEnd"/>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meta</w:t>
      </w:r>
      <w:proofErr w:type="gramEnd"/>
      <w:r w:rsidRPr="00A826D6">
        <w:rPr>
          <w:rFonts w:ascii="Consolas" w:eastAsia="Times New Roman" w:hAnsi="Consolas" w:cs="Times New Roman"/>
          <w:color w:val="D4D4D4"/>
          <w:sz w:val="21"/>
          <w:szCs w:val="21"/>
        </w:rPr>
        <w:t xml:space="preserve"> </w:t>
      </w:r>
      <w:proofErr w:type="spellStart"/>
      <w:r w:rsidRPr="00A826D6">
        <w:rPr>
          <w:rFonts w:ascii="Consolas" w:eastAsia="Times New Roman" w:hAnsi="Consolas" w:cs="Times New Roman"/>
          <w:color w:val="9CDCFE"/>
          <w:sz w:val="21"/>
          <w:szCs w:val="21"/>
        </w:rPr>
        <w:t>charset</w:t>
      </w:r>
      <w:proofErr w:type="spellEnd"/>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"UTF-8"</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meta</w:t>
      </w:r>
      <w:proofErr w:type="gramEnd"/>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name</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"viewport"</w:t>
      </w: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content</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"width=device-width, initial-scale=1.0"</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title</w:t>
      </w:r>
      <w:r w:rsidRPr="00A826D6">
        <w:rPr>
          <w:rFonts w:ascii="Consolas" w:eastAsia="Times New Roman" w:hAnsi="Consolas" w:cs="Times New Roman"/>
          <w:color w:val="808080"/>
          <w:sz w:val="21"/>
          <w:szCs w:val="21"/>
        </w:rPr>
        <w:t>&gt;</w:t>
      </w:r>
      <w:proofErr w:type="gramEnd"/>
      <w:r w:rsidRPr="00A826D6">
        <w:rPr>
          <w:rFonts w:ascii="Consolas" w:eastAsia="Times New Roman" w:hAnsi="Consolas" w:cs="Times New Roman"/>
          <w:color w:val="D4D4D4"/>
          <w:sz w:val="21"/>
          <w:szCs w:val="21"/>
        </w:rPr>
        <w:t>html id attribute</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title</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body</w:t>
      </w:r>
      <w:proofErr w:type="gramEnd"/>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h1</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HTML Links</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h1</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p</w:t>
      </w:r>
      <w:r w:rsidRPr="00A826D6">
        <w:rPr>
          <w:rFonts w:ascii="Consolas" w:eastAsia="Times New Roman" w:hAnsi="Consolas" w:cs="Times New Roman"/>
          <w:color w:val="808080"/>
          <w:sz w:val="21"/>
          <w:szCs w:val="21"/>
        </w:rPr>
        <w:t>&gt;&lt;</w:t>
      </w:r>
      <w:r w:rsidRPr="00A826D6">
        <w:rPr>
          <w:rFonts w:ascii="Consolas" w:eastAsia="Times New Roman" w:hAnsi="Consolas" w:cs="Times New Roman"/>
          <w:color w:val="569CD6"/>
          <w:sz w:val="21"/>
          <w:szCs w:val="21"/>
        </w:rPr>
        <w:t>a</w:t>
      </w:r>
      <w:r w:rsidRPr="00A826D6">
        <w:rPr>
          <w:rFonts w:ascii="Consolas" w:eastAsia="Times New Roman" w:hAnsi="Consolas" w:cs="Times New Roman"/>
          <w:color w:val="D4D4D4"/>
          <w:sz w:val="21"/>
          <w:szCs w:val="21"/>
        </w:rPr>
        <w:t xml:space="preserve"> </w:t>
      </w:r>
      <w:proofErr w:type="spellStart"/>
      <w:r w:rsidRPr="00A826D6">
        <w:rPr>
          <w:rFonts w:ascii="Consolas" w:eastAsia="Times New Roman" w:hAnsi="Consolas" w:cs="Times New Roman"/>
          <w:color w:val="9CDCFE"/>
          <w:sz w:val="21"/>
          <w:szCs w:val="21"/>
        </w:rPr>
        <w:t>href</w:t>
      </w:r>
      <w:proofErr w:type="spellEnd"/>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"https://www.w3schools.com/"</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Visit W3Schools.com!</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a</w:t>
      </w:r>
      <w:r w:rsidRPr="00A826D6">
        <w:rPr>
          <w:rFonts w:ascii="Consolas" w:eastAsia="Times New Roman" w:hAnsi="Consolas" w:cs="Times New Roman"/>
          <w:color w:val="808080"/>
          <w:sz w:val="21"/>
          <w:szCs w:val="21"/>
        </w:rPr>
        <w:t>&gt;&lt;/</w:t>
      </w:r>
      <w:r w:rsidRPr="00A826D6">
        <w:rPr>
          <w:rFonts w:ascii="Consolas" w:eastAsia="Times New Roman" w:hAnsi="Consolas" w:cs="Times New Roman"/>
          <w:color w:val="569CD6"/>
          <w:sz w:val="21"/>
          <w:szCs w:val="21"/>
        </w:rPr>
        <w:t>p</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lastRenderedPageBreak/>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body</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html</w:t>
      </w:r>
      <w:r w:rsidRPr="00A826D6">
        <w:rPr>
          <w:rFonts w:ascii="Consolas" w:eastAsia="Times New Roman" w:hAnsi="Consolas" w:cs="Times New Roman"/>
          <w:color w:val="808080"/>
          <w:sz w:val="21"/>
          <w:szCs w:val="21"/>
        </w:rPr>
        <w:t>&gt;</w:t>
      </w:r>
    </w:p>
    <w:p w:rsidR="007939DA" w:rsidRDefault="007939DA" w:rsidP="008D44BE">
      <w:pPr>
        <w:shd w:val="clear" w:color="auto" w:fill="FFFFFF"/>
        <w:spacing w:after="0" w:line="375" w:lineRule="atLeast"/>
        <w:rPr>
          <w:rFonts w:asciiTheme="majorHAnsi" w:eastAsia="Times New Roman" w:hAnsiTheme="majorHAnsi" w:cs="Times New Roman"/>
          <w:color w:val="000000" w:themeColor="text1"/>
          <w:sz w:val="28"/>
          <w:szCs w:val="28"/>
        </w:rPr>
      </w:pPr>
    </w:p>
    <w:p w:rsidR="007939DA" w:rsidRPr="008D44BE" w:rsidRDefault="007939DA" w:rsidP="008D44BE">
      <w:pPr>
        <w:shd w:val="clear" w:color="auto" w:fill="FFFFFF"/>
        <w:spacing w:after="0" w:line="375" w:lineRule="atLeast"/>
        <w:rPr>
          <w:rFonts w:asciiTheme="majorHAnsi" w:eastAsia="Times New Roman" w:hAnsiTheme="majorHAnsi" w:cs="Times New Roman"/>
          <w:color w:val="000000" w:themeColor="text1"/>
          <w:sz w:val="28"/>
          <w:szCs w:val="28"/>
        </w:rPr>
      </w:pPr>
    </w:p>
    <w:p w:rsidR="00B139FE" w:rsidRDefault="007939DA" w:rsidP="00EC386C">
      <w:pPr>
        <w:rPr>
          <w:rFonts w:asciiTheme="majorHAnsi" w:hAnsiTheme="majorHAnsi"/>
          <w:sz w:val="32"/>
          <w:szCs w:val="32"/>
        </w:rPr>
      </w:pPr>
      <w:r>
        <w:rPr>
          <w:rFonts w:asciiTheme="majorHAnsi" w:hAnsiTheme="majorHAnsi"/>
          <w:sz w:val="32"/>
          <w:szCs w:val="32"/>
        </w:rPr>
        <w:t>Output-</w:t>
      </w:r>
    </w:p>
    <w:p w:rsidR="007939DA" w:rsidRDefault="007939DA" w:rsidP="007939DA">
      <w:pPr>
        <w:pStyle w:val="Heading1"/>
        <w:rPr>
          <w:color w:val="000000"/>
        </w:rPr>
      </w:pPr>
      <w:r>
        <w:rPr>
          <w:color w:val="000000"/>
        </w:rPr>
        <w:t>HTML Links</w:t>
      </w:r>
    </w:p>
    <w:p w:rsidR="007939DA" w:rsidRDefault="0050576F" w:rsidP="007939DA">
      <w:pPr>
        <w:pStyle w:val="NormalWeb"/>
        <w:rPr>
          <w:color w:val="000000"/>
          <w:sz w:val="27"/>
          <w:szCs w:val="27"/>
        </w:rPr>
      </w:pPr>
      <w:hyperlink r:id="rId82" w:history="1">
        <w:r w:rsidR="007939DA">
          <w:rPr>
            <w:rStyle w:val="Hyperlink"/>
            <w:rFonts w:eastAsiaTheme="majorEastAsia"/>
            <w:sz w:val="27"/>
            <w:szCs w:val="27"/>
          </w:rPr>
          <w:t>Visit W3Schools.com!</w:t>
        </w:r>
      </w:hyperlink>
    </w:p>
    <w:p w:rsidR="007939DA" w:rsidRDefault="007939DA" w:rsidP="007939DA">
      <w:pPr>
        <w:pStyle w:val="NormalWeb"/>
        <w:rPr>
          <w:color w:val="000000"/>
          <w:sz w:val="27"/>
          <w:szCs w:val="27"/>
        </w:rPr>
      </w:pPr>
    </w:p>
    <w:p w:rsidR="007939DA" w:rsidRDefault="00E94001" w:rsidP="00EC386C">
      <w:pPr>
        <w:rPr>
          <w:rFonts w:asciiTheme="majorHAnsi" w:hAnsiTheme="majorHAnsi"/>
          <w:sz w:val="32"/>
          <w:szCs w:val="32"/>
        </w:rPr>
      </w:pPr>
      <w:r w:rsidRPr="00E94001">
        <w:rPr>
          <w:rFonts w:asciiTheme="majorHAnsi" w:hAnsiTheme="majorHAnsi"/>
          <w:sz w:val="32"/>
          <w:szCs w:val="32"/>
        </w:rPr>
        <w:t xml:space="preserve">WHAT IS THE USE OF IFRAME </w:t>
      </w:r>
      <w:proofErr w:type="gramStart"/>
      <w:r w:rsidRPr="00E94001">
        <w:rPr>
          <w:rFonts w:asciiTheme="majorHAnsi" w:hAnsiTheme="majorHAnsi"/>
          <w:sz w:val="32"/>
          <w:szCs w:val="32"/>
        </w:rPr>
        <w:t>TAG ?</w:t>
      </w:r>
      <w:proofErr w:type="gramEnd"/>
      <w:r w:rsidRPr="00E94001">
        <w:rPr>
          <w:rFonts w:asciiTheme="majorHAnsi" w:hAnsiTheme="majorHAnsi"/>
          <w:sz w:val="32"/>
          <w:szCs w:val="32"/>
        </w:rPr>
        <w:t xml:space="preserve"> WITH EXAMPLE</w:t>
      </w:r>
    </w:p>
    <w:p w:rsidR="00E94001" w:rsidRPr="00E94001" w:rsidRDefault="00E94001" w:rsidP="00EC386C">
      <w:pPr>
        <w:rPr>
          <w:rFonts w:asciiTheme="majorHAnsi" w:hAnsiTheme="majorHAnsi" w:cs="Arial"/>
          <w:color w:val="000000" w:themeColor="text1"/>
          <w:spacing w:val="2"/>
          <w:sz w:val="28"/>
          <w:szCs w:val="28"/>
          <w:shd w:val="clear" w:color="auto" w:fill="FFFFFF"/>
        </w:rPr>
      </w:pPr>
      <w:r w:rsidRPr="00E94001">
        <w:rPr>
          <w:rFonts w:asciiTheme="majorHAnsi" w:hAnsiTheme="majorHAnsi" w:cs="Arial"/>
          <w:color w:val="000000" w:themeColor="text1"/>
          <w:spacing w:val="2"/>
          <w:sz w:val="28"/>
          <w:szCs w:val="28"/>
          <w:shd w:val="clear" w:color="auto" w:fill="FFFFFF"/>
        </w:rPr>
        <w:t xml:space="preserve">The </w:t>
      </w:r>
      <w:proofErr w:type="spellStart"/>
      <w:r w:rsidRPr="00E94001">
        <w:rPr>
          <w:rFonts w:asciiTheme="majorHAnsi" w:hAnsiTheme="majorHAnsi" w:cs="Arial"/>
          <w:color w:val="000000" w:themeColor="text1"/>
          <w:spacing w:val="2"/>
          <w:sz w:val="28"/>
          <w:szCs w:val="28"/>
          <w:shd w:val="clear" w:color="auto" w:fill="FFFFFF"/>
        </w:rPr>
        <w:t>iframe</w:t>
      </w:r>
      <w:proofErr w:type="spellEnd"/>
      <w:r w:rsidRPr="00E94001">
        <w:rPr>
          <w:rFonts w:asciiTheme="majorHAnsi" w:hAnsiTheme="majorHAnsi" w:cs="Arial"/>
          <w:color w:val="000000" w:themeColor="text1"/>
          <w:spacing w:val="2"/>
          <w:sz w:val="28"/>
          <w:szCs w:val="28"/>
          <w:shd w:val="clear" w:color="auto" w:fill="FFFFFF"/>
        </w:rPr>
        <w:t xml:space="preserve"> in HTML stands for </w:t>
      </w:r>
      <w:r w:rsidRPr="00E94001">
        <w:rPr>
          <w:rStyle w:val="Strong"/>
          <w:rFonts w:asciiTheme="majorHAnsi" w:hAnsiTheme="majorHAnsi" w:cs="Arial"/>
          <w:color w:val="000000" w:themeColor="text1"/>
          <w:spacing w:val="2"/>
          <w:sz w:val="28"/>
          <w:szCs w:val="28"/>
          <w:bdr w:val="none" w:sz="0" w:space="0" w:color="auto" w:frame="1"/>
          <w:shd w:val="clear" w:color="auto" w:fill="FFFFFF"/>
        </w:rPr>
        <w:t>Inline Frame</w:t>
      </w:r>
      <w:r w:rsidRPr="00E94001">
        <w:rPr>
          <w:rFonts w:asciiTheme="majorHAnsi" w:hAnsiTheme="majorHAnsi" w:cs="Arial"/>
          <w:color w:val="000000" w:themeColor="text1"/>
          <w:spacing w:val="2"/>
          <w:sz w:val="28"/>
          <w:szCs w:val="28"/>
          <w:shd w:val="clear" w:color="auto" w:fill="FFFFFF"/>
        </w:rPr>
        <w:t xml:space="preserve">. </w:t>
      </w:r>
      <w:proofErr w:type="gramStart"/>
      <w:r w:rsidRPr="00E94001">
        <w:rPr>
          <w:rFonts w:asciiTheme="majorHAnsi" w:hAnsiTheme="majorHAnsi" w:cs="Arial"/>
          <w:color w:val="000000" w:themeColor="text1"/>
          <w:spacing w:val="2"/>
          <w:sz w:val="28"/>
          <w:szCs w:val="28"/>
          <w:shd w:val="clear" w:color="auto" w:fill="FFFFFF"/>
        </w:rPr>
        <w:t>The ”</w:t>
      </w:r>
      <w:proofErr w:type="gramEnd"/>
      <w:r w:rsidRPr="00E94001">
        <w:rPr>
          <w:rFonts w:asciiTheme="majorHAnsi" w:hAnsiTheme="majorHAnsi" w:cs="Arial"/>
          <w:color w:val="000000" w:themeColor="text1"/>
          <w:spacing w:val="2"/>
          <w:sz w:val="28"/>
          <w:szCs w:val="28"/>
          <w:shd w:val="clear" w:color="auto" w:fill="FFFFFF"/>
        </w:rPr>
        <w:t xml:space="preserve"> </w:t>
      </w:r>
      <w:proofErr w:type="spellStart"/>
      <w:r w:rsidRPr="00E94001">
        <w:rPr>
          <w:rFonts w:asciiTheme="majorHAnsi" w:hAnsiTheme="majorHAnsi" w:cs="Arial"/>
          <w:color w:val="000000" w:themeColor="text1"/>
          <w:spacing w:val="2"/>
          <w:sz w:val="28"/>
          <w:szCs w:val="28"/>
          <w:shd w:val="clear" w:color="auto" w:fill="FFFFFF"/>
        </w:rPr>
        <w:t>iframe</w:t>
      </w:r>
      <w:proofErr w:type="spellEnd"/>
      <w:r w:rsidRPr="00E94001">
        <w:rPr>
          <w:rFonts w:asciiTheme="majorHAnsi" w:hAnsiTheme="majorHAnsi" w:cs="Arial"/>
          <w:color w:val="000000" w:themeColor="text1"/>
          <w:spacing w:val="2"/>
          <w:sz w:val="28"/>
          <w:szCs w:val="28"/>
          <w:shd w:val="clear" w:color="auto" w:fill="FFFFFF"/>
        </w:rPr>
        <w:t xml:space="preserve"> ” tag defines a rectangular region within the document in which the browser can display a separate document, including scrollbars and borders. An inline frame is used to embed another document within the current HTML document</w:t>
      </w:r>
    </w:p>
    <w:p w:rsidR="00E94001" w:rsidRDefault="00E94001" w:rsidP="00EC386C">
      <w:pPr>
        <w:rPr>
          <w:rFonts w:ascii="Arial" w:hAnsi="Arial" w:cs="Arial"/>
          <w:color w:val="000000" w:themeColor="text1"/>
          <w:spacing w:val="2"/>
          <w:sz w:val="26"/>
          <w:szCs w:val="26"/>
          <w:shd w:val="clear" w:color="auto" w:fill="FFFFFF"/>
        </w:rPr>
      </w:pPr>
      <w:r w:rsidRPr="00E94001">
        <w:rPr>
          <w:rStyle w:val="Strong"/>
          <w:rFonts w:asciiTheme="majorHAnsi" w:hAnsiTheme="majorHAnsi" w:cs="Arial"/>
          <w:color w:val="000000" w:themeColor="text1"/>
          <w:spacing w:val="2"/>
          <w:sz w:val="28"/>
          <w:szCs w:val="28"/>
          <w:bdr w:val="none" w:sz="0" w:space="0" w:color="auto" w:frame="1"/>
          <w:shd w:val="clear" w:color="auto" w:fill="FFFFFF"/>
        </w:rPr>
        <w:t>Example: </w:t>
      </w:r>
      <w:r w:rsidRPr="00E94001">
        <w:rPr>
          <w:rFonts w:asciiTheme="majorHAnsi" w:hAnsiTheme="majorHAnsi" w:cs="Arial"/>
          <w:color w:val="000000" w:themeColor="text1"/>
          <w:spacing w:val="2"/>
          <w:sz w:val="28"/>
          <w:szCs w:val="28"/>
          <w:shd w:val="clear" w:color="auto" w:fill="FFFFFF"/>
        </w:rPr>
        <w:t xml:space="preserve">This example illustrates the use of an </w:t>
      </w:r>
      <w:proofErr w:type="spellStart"/>
      <w:r w:rsidRPr="00E94001">
        <w:rPr>
          <w:rFonts w:asciiTheme="majorHAnsi" w:hAnsiTheme="majorHAnsi" w:cs="Arial"/>
          <w:color w:val="000000" w:themeColor="text1"/>
          <w:spacing w:val="2"/>
          <w:sz w:val="28"/>
          <w:szCs w:val="28"/>
          <w:shd w:val="clear" w:color="auto" w:fill="FFFFFF"/>
        </w:rPr>
        <w:t>iframe</w:t>
      </w:r>
      <w:proofErr w:type="spellEnd"/>
      <w:r w:rsidRPr="00E94001">
        <w:rPr>
          <w:rFonts w:asciiTheme="majorHAnsi" w:hAnsiTheme="majorHAnsi" w:cs="Arial"/>
          <w:color w:val="000000" w:themeColor="text1"/>
          <w:spacing w:val="2"/>
          <w:sz w:val="28"/>
          <w:szCs w:val="28"/>
          <w:shd w:val="clear" w:color="auto" w:fill="FFFFFF"/>
        </w:rPr>
        <w:t xml:space="preserve"> tag which is used to display a webpage inside the current web page</w:t>
      </w:r>
      <w:r w:rsidRPr="00E94001">
        <w:rPr>
          <w:rFonts w:ascii="Arial" w:hAnsi="Arial" w:cs="Arial"/>
          <w:color w:val="000000" w:themeColor="text1"/>
          <w:spacing w:val="2"/>
          <w:sz w:val="26"/>
          <w:szCs w:val="26"/>
          <w:shd w:val="clear" w:color="auto" w:fill="FFFFFF"/>
        </w:rPr>
        <w:t>.</w:t>
      </w:r>
    </w:p>
    <w:p w:rsidR="00E572A9" w:rsidRPr="00E572A9" w:rsidRDefault="00E94001" w:rsidP="00E572A9">
      <w:pPr>
        <w:pStyle w:val="NormalWeb"/>
        <w:shd w:val="clear" w:color="auto" w:fill="FFFFFF"/>
        <w:spacing w:after="0"/>
        <w:textAlignment w:val="baseline"/>
        <w:rPr>
          <w:rFonts w:ascii="Arial" w:hAnsi="Arial" w:cs="Arial"/>
          <w:color w:val="273239"/>
          <w:spacing w:val="2"/>
          <w:sz w:val="26"/>
          <w:szCs w:val="26"/>
        </w:rPr>
      </w:pPr>
      <w:r>
        <w:rPr>
          <w:rFonts w:ascii="Arial" w:hAnsi="Arial" w:cs="Arial"/>
          <w:color w:val="273239"/>
          <w:spacing w:val="2"/>
          <w:sz w:val="26"/>
          <w:szCs w:val="26"/>
        </w:rPr>
        <w:br/>
      </w:r>
      <w:proofErr w:type="gramStart"/>
      <w:r w:rsidR="00E572A9" w:rsidRPr="00E572A9">
        <w:rPr>
          <w:rFonts w:ascii="Arial" w:hAnsi="Arial" w:cs="Arial"/>
          <w:color w:val="273239"/>
          <w:spacing w:val="2"/>
          <w:sz w:val="26"/>
          <w:szCs w:val="26"/>
        </w:rPr>
        <w:t>&lt;!DOCTYPE</w:t>
      </w:r>
      <w:proofErr w:type="gramEnd"/>
      <w:r w:rsidR="00E572A9" w:rsidRPr="00E572A9">
        <w:rPr>
          <w:rFonts w:ascii="Arial" w:hAnsi="Arial" w:cs="Arial"/>
          <w:color w:val="273239"/>
          <w:spacing w:val="2"/>
          <w:sz w:val="26"/>
          <w:szCs w:val="26"/>
        </w:rPr>
        <w:t xml:space="preserve"> html&gt;</w:t>
      </w:r>
    </w:p>
    <w:p w:rsidR="00E572A9" w:rsidRPr="00E572A9" w:rsidRDefault="00E572A9" w:rsidP="00E572A9">
      <w:pPr>
        <w:pStyle w:val="NormalWeb"/>
        <w:shd w:val="clear" w:color="auto" w:fill="FFFFFF"/>
        <w:spacing w:after="0"/>
        <w:textAlignment w:val="baseline"/>
        <w:rPr>
          <w:rFonts w:ascii="Arial" w:hAnsi="Arial" w:cs="Arial"/>
          <w:color w:val="273239"/>
          <w:spacing w:val="2"/>
          <w:sz w:val="26"/>
          <w:szCs w:val="26"/>
        </w:rPr>
      </w:pPr>
      <w:r w:rsidRPr="00E572A9">
        <w:rPr>
          <w:rFonts w:ascii="Arial" w:hAnsi="Arial" w:cs="Arial"/>
          <w:color w:val="273239"/>
          <w:spacing w:val="2"/>
          <w:sz w:val="26"/>
          <w:szCs w:val="26"/>
        </w:rPr>
        <w:t>&lt;</w:t>
      </w:r>
      <w:proofErr w:type="gramStart"/>
      <w:r w:rsidRPr="00E572A9">
        <w:rPr>
          <w:rFonts w:ascii="Arial" w:hAnsi="Arial" w:cs="Arial"/>
          <w:color w:val="273239"/>
          <w:spacing w:val="2"/>
          <w:sz w:val="26"/>
          <w:szCs w:val="26"/>
        </w:rPr>
        <w:t>html</w:t>
      </w:r>
      <w:proofErr w:type="gramEnd"/>
      <w:r w:rsidRPr="00E572A9">
        <w:rPr>
          <w:rFonts w:ascii="Arial" w:hAnsi="Arial" w:cs="Arial"/>
          <w:color w:val="273239"/>
          <w:spacing w:val="2"/>
          <w:sz w:val="26"/>
          <w:szCs w:val="26"/>
        </w:rPr>
        <w:t>&gt;</w:t>
      </w:r>
    </w:p>
    <w:p w:rsidR="00E572A9" w:rsidRPr="00E572A9" w:rsidRDefault="00E572A9" w:rsidP="00E572A9">
      <w:pPr>
        <w:pStyle w:val="NormalWeb"/>
        <w:shd w:val="clear" w:color="auto" w:fill="FFFFFF"/>
        <w:spacing w:after="0"/>
        <w:textAlignment w:val="baseline"/>
        <w:rPr>
          <w:rFonts w:ascii="Arial" w:hAnsi="Arial" w:cs="Arial"/>
          <w:color w:val="273239"/>
          <w:spacing w:val="2"/>
          <w:sz w:val="26"/>
          <w:szCs w:val="26"/>
        </w:rPr>
      </w:pPr>
      <w:r w:rsidRPr="00E572A9">
        <w:rPr>
          <w:rFonts w:ascii="Arial" w:hAnsi="Arial" w:cs="Arial"/>
          <w:color w:val="273239"/>
          <w:spacing w:val="2"/>
          <w:sz w:val="26"/>
          <w:szCs w:val="26"/>
        </w:rPr>
        <w:t>&lt;</w:t>
      </w:r>
      <w:proofErr w:type="gramStart"/>
      <w:r w:rsidRPr="00E572A9">
        <w:rPr>
          <w:rFonts w:ascii="Arial" w:hAnsi="Arial" w:cs="Arial"/>
          <w:color w:val="273239"/>
          <w:spacing w:val="2"/>
          <w:sz w:val="26"/>
          <w:szCs w:val="26"/>
        </w:rPr>
        <w:t>body</w:t>
      </w:r>
      <w:proofErr w:type="gramEnd"/>
      <w:r w:rsidRPr="00E572A9">
        <w:rPr>
          <w:rFonts w:ascii="Arial" w:hAnsi="Arial" w:cs="Arial"/>
          <w:color w:val="273239"/>
          <w:spacing w:val="2"/>
          <w:sz w:val="26"/>
          <w:szCs w:val="26"/>
        </w:rPr>
        <w:t>&gt;</w:t>
      </w:r>
    </w:p>
    <w:p w:rsidR="00E572A9" w:rsidRPr="00E572A9" w:rsidRDefault="00E572A9" w:rsidP="00E572A9">
      <w:pPr>
        <w:pStyle w:val="NormalWeb"/>
        <w:shd w:val="clear" w:color="auto" w:fill="FFFFFF"/>
        <w:spacing w:after="0"/>
        <w:textAlignment w:val="baseline"/>
        <w:rPr>
          <w:rFonts w:ascii="Arial" w:hAnsi="Arial" w:cs="Arial"/>
          <w:color w:val="273239"/>
          <w:spacing w:val="2"/>
          <w:sz w:val="26"/>
          <w:szCs w:val="26"/>
        </w:rPr>
      </w:pPr>
    </w:p>
    <w:p w:rsidR="00E572A9" w:rsidRPr="00E572A9" w:rsidRDefault="00E572A9" w:rsidP="00E572A9">
      <w:pPr>
        <w:pStyle w:val="NormalWeb"/>
        <w:shd w:val="clear" w:color="auto" w:fill="FFFFFF"/>
        <w:spacing w:after="0"/>
        <w:textAlignment w:val="baseline"/>
        <w:rPr>
          <w:rFonts w:ascii="Arial" w:hAnsi="Arial" w:cs="Arial"/>
          <w:color w:val="273239"/>
          <w:spacing w:val="2"/>
          <w:sz w:val="26"/>
          <w:szCs w:val="26"/>
        </w:rPr>
      </w:pPr>
      <w:r w:rsidRPr="00E572A9">
        <w:rPr>
          <w:rFonts w:ascii="Arial" w:hAnsi="Arial" w:cs="Arial"/>
          <w:color w:val="273239"/>
          <w:spacing w:val="2"/>
          <w:sz w:val="26"/>
          <w:szCs w:val="26"/>
        </w:rPr>
        <w:t>&lt;h1&gt;</w:t>
      </w:r>
      <w:proofErr w:type="gramStart"/>
      <w:r w:rsidRPr="00E572A9">
        <w:rPr>
          <w:rFonts w:ascii="Arial" w:hAnsi="Arial" w:cs="Arial"/>
          <w:color w:val="273239"/>
          <w:spacing w:val="2"/>
          <w:sz w:val="26"/>
          <w:szCs w:val="26"/>
        </w:rPr>
        <w:t>The</w:t>
      </w:r>
      <w:proofErr w:type="gramEnd"/>
      <w:r w:rsidRPr="00E572A9">
        <w:rPr>
          <w:rFonts w:ascii="Arial" w:hAnsi="Arial" w:cs="Arial"/>
          <w:color w:val="273239"/>
          <w:spacing w:val="2"/>
          <w:sz w:val="26"/>
          <w:szCs w:val="26"/>
        </w:rPr>
        <w:t xml:space="preserve"> </w:t>
      </w:r>
      <w:proofErr w:type="spellStart"/>
      <w:r w:rsidRPr="00E572A9">
        <w:rPr>
          <w:rFonts w:ascii="Arial" w:hAnsi="Arial" w:cs="Arial"/>
          <w:color w:val="273239"/>
          <w:spacing w:val="2"/>
          <w:sz w:val="26"/>
          <w:szCs w:val="26"/>
        </w:rPr>
        <w:t>iframe</w:t>
      </w:r>
      <w:proofErr w:type="spellEnd"/>
      <w:r w:rsidRPr="00E572A9">
        <w:rPr>
          <w:rFonts w:ascii="Arial" w:hAnsi="Arial" w:cs="Arial"/>
          <w:color w:val="273239"/>
          <w:spacing w:val="2"/>
          <w:sz w:val="26"/>
          <w:szCs w:val="26"/>
        </w:rPr>
        <w:t xml:space="preserve"> element&lt;/h1&gt;</w:t>
      </w:r>
    </w:p>
    <w:p w:rsidR="00E572A9" w:rsidRPr="00E572A9" w:rsidRDefault="00E572A9" w:rsidP="00E572A9">
      <w:pPr>
        <w:pStyle w:val="NormalWeb"/>
        <w:shd w:val="clear" w:color="auto" w:fill="FFFFFF"/>
        <w:spacing w:after="0"/>
        <w:textAlignment w:val="baseline"/>
        <w:rPr>
          <w:rFonts w:ascii="Arial" w:hAnsi="Arial" w:cs="Arial"/>
          <w:color w:val="273239"/>
          <w:spacing w:val="2"/>
          <w:sz w:val="26"/>
          <w:szCs w:val="26"/>
        </w:rPr>
      </w:pPr>
    </w:p>
    <w:p w:rsidR="000D788C" w:rsidRPr="000D788C" w:rsidRDefault="000D788C" w:rsidP="000D788C">
      <w:pPr>
        <w:shd w:val="clear" w:color="auto" w:fill="1E1E1E"/>
        <w:spacing w:after="0" w:line="285" w:lineRule="atLeast"/>
        <w:rPr>
          <w:rFonts w:ascii="Consolas" w:eastAsia="Times New Roman" w:hAnsi="Consolas" w:cs="Times New Roman"/>
          <w:color w:val="D4D4D4"/>
          <w:sz w:val="21"/>
          <w:szCs w:val="21"/>
        </w:rPr>
      </w:pPr>
      <w:r w:rsidRPr="000D788C">
        <w:rPr>
          <w:rFonts w:ascii="Consolas" w:eastAsia="Times New Roman" w:hAnsi="Consolas" w:cs="Times New Roman"/>
          <w:color w:val="808080"/>
          <w:sz w:val="21"/>
          <w:szCs w:val="21"/>
        </w:rPr>
        <w:t>&lt;</w:t>
      </w:r>
      <w:proofErr w:type="spellStart"/>
      <w:r w:rsidRPr="000D788C">
        <w:rPr>
          <w:rFonts w:ascii="Consolas" w:eastAsia="Times New Roman" w:hAnsi="Consolas" w:cs="Times New Roman"/>
          <w:color w:val="569CD6"/>
          <w:sz w:val="21"/>
          <w:szCs w:val="21"/>
        </w:rPr>
        <w:t>iframe</w:t>
      </w:r>
      <w:proofErr w:type="spellEnd"/>
      <w:r w:rsidRPr="000D788C">
        <w:rPr>
          <w:rFonts w:ascii="Consolas" w:eastAsia="Times New Roman" w:hAnsi="Consolas" w:cs="Times New Roman"/>
          <w:color w:val="D4D4D4"/>
          <w:sz w:val="21"/>
          <w:szCs w:val="21"/>
        </w:rPr>
        <w:t xml:space="preserve"> </w:t>
      </w:r>
      <w:r w:rsidRPr="000D788C">
        <w:rPr>
          <w:rFonts w:ascii="Consolas" w:eastAsia="Times New Roman" w:hAnsi="Consolas" w:cs="Times New Roman"/>
          <w:color w:val="9CDCFE"/>
          <w:sz w:val="21"/>
          <w:szCs w:val="21"/>
        </w:rPr>
        <w:t>width</w:t>
      </w:r>
      <w:r w:rsidRPr="000D788C">
        <w:rPr>
          <w:rFonts w:ascii="Consolas" w:eastAsia="Times New Roman" w:hAnsi="Consolas" w:cs="Times New Roman"/>
          <w:color w:val="D4D4D4"/>
          <w:sz w:val="21"/>
          <w:szCs w:val="21"/>
        </w:rPr>
        <w:t>=</w:t>
      </w:r>
      <w:r w:rsidRPr="000D788C">
        <w:rPr>
          <w:rFonts w:ascii="Consolas" w:eastAsia="Times New Roman" w:hAnsi="Consolas" w:cs="Times New Roman"/>
          <w:color w:val="CE9178"/>
          <w:sz w:val="21"/>
          <w:szCs w:val="21"/>
        </w:rPr>
        <w:t>"560"</w:t>
      </w:r>
      <w:r w:rsidRPr="000D788C">
        <w:rPr>
          <w:rFonts w:ascii="Consolas" w:eastAsia="Times New Roman" w:hAnsi="Consolas" w:cs="Times New Roman"/>
          <w:color w:val="D4D4D4"/>
          <w:sz w:val="21"/>
          <w:szCs w:val="21"/>
        </w:rPr>
        <w:t xml:space="preserve"> </w:t>
      </w:r>
      <w:r w:rsidRPr="000D788C">
        <w:rPr>
          <w:rFonts w:ascii="Consolas" w:eastAsia="Times New Roman" w:hAnsi="Consolas" w:cs="Times New Roman"/>
          <w:color w:val="9CDCFE"/>
          <w:sz w:val="21"/>
          <w:szCs w:val="21"/>
        </w:rPr>
        <w:t>height</w:t>
      </w:r>
      <w:r w:rsidRPr="000D788C">
        <w:rPr>
          <w:rFonts w:ascii="Consolas" w:eastAsia="Times New Roman" w:hAnsi="Consolas" w:cs="Times New Roman"/>
          <w:color w:val="D4D4D4"/>
          <w:sz w:val="21"/>
          <w:szCs w:val="21"/>
        </w:rPr>
        <w:t>=</w:t>
      </w:r>
      <w:r w:rsidRPr="000D788C">
        <w:rPr>
          <w:rFonts w:ascii="Consolas" w:eastAsia="Times New Roman" w:hAnsi="Consolas" w:cs="Times New Roman"/>
          <w:color w:val="CE9178"/>
          <w:sz w:val="21"/>
          <w:szCs w:val="21"/>
        </w:rPr>
        <w:t>"315"</w:t>
      </w:r>
      <w:r w:rsidRPr="000D788C">
        <w:rPr>
          <w:rFonts w:ascii="Consolas" w:eastAsia="Times New Roman" w:hAnsi="Consolas" w:cs="Times New Roman"/>
          <w:color w:val="D4D4D4"/>
          <w:sz w:val="21"/>
          <w:szCs w:val="21"/>
        </w:rPr>
        <w:t xml:space="preserve"> </w:t>
      </w:r>
      <w:r w:rsidRPr="000D788C">
        <w:rPr>
          <w:rFonts w:ascii="Consolas" w:eastAsia="Times New Roman" w:hAnsi="Consolas" w:cs="Times New Roman"/>
          <w:color w:val="9CDCFE"/>
          <w:sz w:val="21"/>
          <w:szCs w:val="21"/>
        </w:rPr>
        <w:t>src</w:t>
      </w:r>
      <w:r w:rsidRPr="000D788C">
        <w:rPr>
          <w:rFonts w:ascii="Consolas" w:eastAsia="Times New Roman" w:hAnsi="Consolas" w:cs="Times New Roman"/>
          <w:color w:val="D4D4D4"/>
          <w:sz w:val="21"/>
          <w:szCs w:val="21"/>
        </w:rPr>
        <w:t>=</w:t>
      </w:r>
      <w:r w:rsidRPr="000D788C">
        <w:rPr>
          <w:rFonts w:ascii="Consolas" w:eastAsia="Times New Roman" w:hAnsi="Consolas" w:cs="Times New Roman"/>
          <w:color w:val="CE9178"/>
          <w:sz w:val="21"/>
          <w:szCs w:val="21"/>
        </w:rPr>
        <w:t>"https://www.youtube.com/embed/WRo2XtA3GeM?si=WecvjoekUWtmH2Gh"</w:t>
      </w:r>
      <w:r w:rsidRPr="000D788C">
        <w:rPr>
          <w:rFonts w:ascii="Consolas" w:eastAsia="Times New Roman" w:hAnsi="Consolas" w:cs="Times New Roman"/>
          <w:color w:val="D4D4D4"/>
          <w:sz w:val="21"/>
          <w:szCs w:val="21"/>
        </w:rPr>
        <w:t xml:space="preserve"> </w:t>
      </w:r>
      <w:r w:rsidRPr="000D788C">
        <w:rPr>
          <w:rFonts w:ascii="Consolas" w:eastAsia="Times New Roman" w:hAnsi="Consolas" w:cs="Times New Roman"/>
          <w:color w:val="9CDCFE"/>
          <w:sz w:val="21"/>
          <w:szCs w:val="21"/>
        </w:rPr>
        <w:t>title</w:t>
      </w:r>
      <w:r w:rsidRPr="000D788C">
        <w:rPr>
          <w:rFonts w:ascii="Consolas" w:eastAsia="Times New Roman" w:hAnsi="Consolas" w:cs="Times New Roman"/>
          <w:color w:val="D4D4D4"/>
          <w:sz w:val="21"/>
          <w:szCs w:val="21"/>
        </w:rPr>
        <w:t>=</w:t>
      </w:r>
      <w:r w:rsidRPr="000D788C">
        <w:rPr>
          <w:rFonts w:ascii="Consolas" w:eastAsia="Times New Roman" w:hAnsi="Consolas" w:cs="Times New Roman"/>
          <w:color w:val="CE9178"/>
          <w:sz w:val="21"/>
          <w:szCs w:val="21"/>
        </w:rPr>
        <w:t>"YouTube video player"</w:t>
      </w:r>
      <w:r w:rsidRPr="000D788C">
        <w:rPr>
          <w:rFonts w:ascii="Consolas" w:eastAsia="Times New Roman" w:hAnsi="Consolas" w:cs="Times New Roman"/>
          <w:color w:val="D4D4D4"/>
          <w:sz w:val="21"/>
          <w:szCs w:val="21"/>
        </w:rPr>
        <w:t xml:space="preserve"> </w:t>
      </w:r>
      <w:proofErr w:type="spellStart"/>
      <w:r w:rsidRPr="000D788C">
        <w:rPr>
          <w:rFonts w:ascii="Consolas" w:eastAsia="Times New Roman" w:hAnsi="Consolas" w:cs="Times New Roman"/>
          <w:color w:val="9CDCFE"/>
          <w:sz w:val="21"/>
          <w:szCs w:val="21"/>
        </w:rPr>
        <w:t>frameborder</w:t>
      </w:r>
      <w:proofErr w:type="spellEnd"/>
      <w:r w:rsidRPr="000D788C">
        <w:rPr>
          <w:rFonts w:ascii="Consolas" w:eastAsia="Times New Roman" w:hAnsi="Consolas" w:cs="Times New Roman"/>
          <w:color w:val="D4D4D4"/>
          <w:sz w:val="21"/>
          <w:szCs w:val="21"/>
        </w:rPr>
        <w:t>=</w:t>
      </w:r>
      <w:r w:rsidRPr="000D788C">
        <w:rPr>
          <w:rFonts w:ascii="Consolas" w:eastAsia="Times New Roman" w:hAnsi="Consolas" w:cs="Times New Roman"/>
          <w:color w:val="CE9178"/>
          <w:sz w:val="21"/>
          <w:szCs w:val="21"/>
        </w:rPr>
        <w:t>"0"</w:t>
      </w:r>
      <w:r w:rsidRPr="000D788C">
        <w:rPr>
          <w:rFonts w:ascii="Consolas" w:eastAsia="Times New Roman" w:hAnsi="Consolas" w:cs="Times New Roman"/>
          <w:color w:val="D4D4D4"/>
          <w:sz w:val="21"/>
          <w:szCs w:val="21"/>
        </w:rPr>
        <w:t xml:space="preserve"> </w:t>
      </w:r>
      <w:r w:rsidRPr="000D788C">
        <w:rPr>
          <w:rFonts w:ascii="Consolas" w:eastAsia="Times New Roman" w:hAnsi="Consolas" w:cs="Times New Roman"/>
          <w:color w:val="9CDCFE"/>
          <w:sz w:val="21"/>
          <w:szCs w:val="21"/>
        </w:rPr>
        <w:t>allow</w:t>
      </w:r>
      <w:r w:rsidRPr="000D788C">
        <w:rPr>
          <w:rFonts w:ascii="Consolas" w:eastAsia="Times New Roman" w:hAnsi="Consolas" w:cs="Times New Roman"/>
          <w:color w:val="D4D4D4"/>
          <w:sz w:val="21"/>
          <w:szCs w:val="21"/>
        </w:rPr>
        <w:t>=</w:t>
      </w:r>
      <w:r w:rsidRPr="000D788C">
        <w:rPr>
          <w:rFonts w:ascii="Consolas" w:eastAsia="Times New Roman" w:hAnsi="Consolas" w:cs="Times New Roman"/>
          <w:color w:val="CE9178"/>
          <w:sz w:val="21"/>
          <w:szCs w:val="21"/>
        </w:rPr>
        <w:t xml:space="preserve">"accelerometer; </w:t>
      </w:r>
      <w:proofErr w:type="spellStart"/>
      <w:r w:rsidRPr="000D788C">
        <w:rPr>
          <w:rFonts w:ascii="Consolas" w:eastAsia="Times New Roman" w:hAnsi="Consolas" w:cs="Times New Roman"/>
          <w:color w:val="CE9178"/>
          <w:sz w:val="21"/>
          <w:szCs w:val="21"/>
        </w:rPr>
        <w:t>autoplay</w:t>
      </w:r>
      <w:proofErr w:type="spellEnd"/>
      <w:r w:rsidRPr="000D788C">
        <w:rPr>
          <w:rFonts w:ascii="Consolas" w:eastAsia="Times New Roman" w:hAnsi="Consolas" w:cs="Times New Roman"/>
          <w:color w:val="CE9178"/>
          <w:sz w:val="21"/>
          <w:szCs w:val="21"/>
        </w:rPr>
        <w:t xml:space="preserve">; </w:t>
      </w:r>
      <w:r w:rsidRPr="000D788C">
        <w:rPr>
          <w:rFonts w:ascii="Consolas" w:eastAsia="Times New Roman" w:hAnsi="Consolas" w:cs="Times New Roman"/>
          <w:color w:val="CE9178"/>
          <w:sz w:val="21"/>
          <w:szCs w:val="21"/>
        </w:rPr>
        <w:lastRenderedPageBreak/>
        <w:t>clipboard-write; encrypted-media; gyroscope; picture-in-picture; web-share"</w:t>
      </w:r>
      <w:r w:rsidRPr="000D788C">
        <w:rPr>
          <w:rFonts w:ascii="Consolas" w:eastAsia="Times New Roman" w:hAnsi="Consolas" w:cs="Times New Roman"/>
          <w:color w:val="D4D4D4"/>
          <w:sz w:val="21"/>
          <w:szCs w:val="21"/>
        </w:rPr>
        <w:t xml:space="preserve"> </w:t>
      </w:r>
      <w:proofErr w:type="spellStart"/>
      <w:r w:rsidRPr="000D788C">
        <w:rPr>
          <w:rFonts w:ascii="Consolas" w:eastAsia="Times New Roman" w:hAnsi="Consolas" w:cs="Times New Roman"/>
          <w:color w:val="9CDCFE"/>
          <w:sz w:val="21"/>
          <w:szCs w:val="21"/>
        </w:rPr>
        <w:t>allowfullscreen</w:t>
      </w:r>
      <w:proofErr w:type="spellEnd"/>
      <w:r w:rsidRPr="000D788C">
        <w:rPr>
          <w:rFonts w:ascii="Consolas" w:eastAsia="Times New Roman" w:hAnsi="Consolas" w:cs="Times New Roman"/>
          <w:color w:val="808080"/>
          <w:sz w:val="21"/>
          <w:szCs w:val="21"/>
        </w:rPr>
        <w:t>&gt;&lt;/</w:t>
      </w:r>
      <w:proofErr w:type="spellStart"/>
      <w:r w:rsidRPr="000D788C">
        <w:rPr>
          <w:rFonts w:ascii="Consolas" w:eastAsia="Times New Roman" w:hAnsi="Consolas" w:cs="Times New Roman"/>
          <w:color w:val="569CD6"/>
          <w:sz w:val="21"/>
          <w:szCs w:val="21"/>
        </w:rPr>
        <w:t>iframe</w:t>
      </w:r>
      <w:proofErr w:type="spellEnd"/>
      <w:r w:rsidRPr="000D788C">
        <w:rPr>
          <w:rFonts w:ascii="Consolas" w:eastAsia="Times New Roman" w:hAnsi="Consolas" w:cs="Times New Roman"/>
          <w:color w:val="808080"/>
          <w:sz w:val="21"/>
          <w:szCs w:val="21"/>
        </w:rPr>
        <w:t>&gt;</w:t>
      </w:r>
    </w:p>
    <w:p w:rsidR="00E572A9" w:rsidRPr="00E572A9" w:rsidRDefault="00E572A9" w:rsidP="00E572A9">
      <w:pPr>
        <w:pStyle w:val="NormalWeb"/>
        <w:shd w:val="clear" w:color="auto" w:fill="FFFFFF"/>
        <w:spacing w:after="0"/>
        <w:textAlignment w:val="baseline"/>
        <w:rPr>
          <w:rFonts w:ascii="Arial" w:hAnsi="Arial" w:cs="Arial"/>
          <w:color w:val="273239"/>
          <w:spacing w:val="2"/>
          <w:sz w:val="26"/>
          <w:szCs w:val="26"/>
        </w:rPr>
      </w:pPr>
    </w:p>
    <w:p w:rsidR="00E572A9" w:rsidRPr="00E572A9" w:rsidRDefault="00E572A9" w:rsidP="00E572A9">
      <w:pPr>
        <w:pStyle w:val="NormalWeb"/>
        <w:shd w:val="clear" w:color="auto" w:fill="FFFFFF"/>
        <w:spacing w:after="0"/>
        <w:textAlignment w:val="baseline"/>
        <w:rPr>
          <w:rFonts w:ascii="Arial" w:hAnsi="Arial" w:cs="Arial"/>
          <w:color w:val="273239"/>
          <w:spacing w:val="2"/>
          <w:sz w:val="26"/>
          <w:szCs w:val="26"/>
        </w:rPr>
      </w:pPr>
      <w:r w:rsidRPr="00E572A9">
        <w:rPr>
          <w:rFonts w:ascii="Arial" w:hAnsi="Arial" w:cs="Arial"/>
          <w:color w:val="273239"/>
          <w:spacing w:val="2"/>
          <w:sz w:val="26"/>
          <w:szCs w:val="26"/>
        </w:rPr>
        <w:t>&lt;/body&gt;</w:t>
      </w:r>
    </w:p>
    <w:p w:rsidR="00E94001" w:rsidRDefault="00E572A9" w:rsidP="00E572A9">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E572A9">
        <w:rPr>
          <w:rFonts w:ascii="Arial" w:hAnsi="Arial" w:cs="Arial"/>
          <w:color w:val="273239"/>
          <w:spacing w:val="2"/>
          <w:sz w:val="26"/>
          <w:szCs w:val="26"/>
        </w:rPr>
        <w:t>&lt;/html&gt;</w:t>
      </w:r>
    </w:p>
    <w:p w:rsidR="00E94001" w:rsidRPr="00E94001" w:rsidRDefault="00E94001" w:rsidP="00E94001">
      <w:pPr>
        <w:shd w:val="clear" w:color="auto" w:fill="FFFFFF"/>
        <w:spacing w:after="0" w:line="240" w:lineRule="auto"/>
        <w:jc w:val="center"/>
        <w:textAlignment w:val="baseline"/>
        <w:rPr>
          <w:rFonts w:ascii="Arial" w:eastAsia="Times New Roman" w:hAnsi="Arial" w:cs="Arial"/>
          <w:color w:val="273239"/>
          <w:spacing w:val="2"/>
          <w:sz w:val="26"/>
          <w:szCs w:val="26"/>
        </w:rPr>
      </w:pPr>
    </w:p>
    <w:p w:rsidR="00E94001" w:rsidRDefault="00E572A9" w:rsidP="00EC386C">
      <w:pPr>
        <w:rPr>
          <w:rFonts w:asciiTheme="majorHAnsi" w:hAnsiTheme="majorHAnsi"/>
          <w:color w:val="000000" w:themeColor="text1"/>
          <w:sz w:val="28"/>
          <w:szCs w:val="28"/>
        </w:rPr>
      </w:pPr>
      <w:r>
        <w:rPr>
          <w:rFonts w:asciiTheme="majorHAnsi" w:hAnsiTheme="majorHAnsi"/>
          <w:color w:val="000000" w:themeColor="text1"/>
          <w:sz w:val="28"/>
          <w:szCs w:val="28"/>
        </w:rPr>
        <w:t>Output-</w:t>
      </w:r>
    </w:p>
    <w:p w:rsidR="000D788C" w:rsidRDefault="00D64D04" w:rsidP="00EC386C">
      <w:pPr>
        <w:rPr>
          <w:rFonts w:asciiTheme="majorHAnsi" w:hAnsiTheme="majorHAnsi"/>
          <w:color w:val="000000" w:themeColor="text1"/>
          <w:sz w:val="28"/>
          <w:szCs w:val="28"/>
        </w:rPr>
      </w:pPr>
      <w:r>
        <w:rPr>
          <w:rFonts w:asciiTheme="majorHAnsi" w:hAnsiTheme="majorHAnsi"/>
          <w:noProof/>
          <w:color w:val="000000" w:themeColor="text1"/>
          <w:sz w:val="28"/>
          <w:szCs w:val="28"/>
        </w:rPr>
        <w:drawing>
          <wp:inline distT="0" distB="0" distL="0" distR="0">
            <wp:extent cx="5438775" cy="31051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srcRect/>
                    <a:stretch>
                      <a:fillRect/>
                    </a:stretch>
                  </pic:blipFill>
                  <pic:spPr bwMode="auto">
                    <a:xfrm>
                      <a:off x="0" y="0"/>
                      <a:ext cx="5438775" cy="3105150"/>
                    </a:xfrm>
                    <a:prstGeom prst="rect">
                      <a:avLst/>
                    </a:prstGeom>
                    <a:noFill/>
                    <a:ln w="9525">
                      <a:noFill/>
                      <a:miter lim="800000"/>
                      <a:headEnd/>
                      <a:tailEnd/>
                    </a:ln>
                  </pic:spPr>
                </pic:pic>
              </a:graphicData>
            </a:graphic>
          </wp:inline>
        </w:drawing>
      </w:r>
    </w:p>
    <w:p w:rsidR="00D64D04" w:rsidRDefault="00C8245B" w:rsidP="00EC386C">
      <w:pPr>
        <w:rPr>
          <w:rFonts w:asciiTheme="majorHAnsi" w:hAnsiTheme="majorHAnsi"/>
          <w:color w:val="000000" w:themeColor="text1"/>
          <w:sz w:val="32"/>
          <w:szCs w:val="32"/>
        </w:rPr>
      </w:pPr>
      <w:r w:rsidRPr="00C8245B">
        <w:rPr>
          <w:rFonts w:asciiTheme="majorHAnsi" w:hAnsiTheme="majorHAnsi"/>
          <w:color w:val="000000" w:themeColor="text1"/>
          <w:sz w:val="32"/>
          <w:szCs w:val="32"/>
        </w:rPr>
        <w:t>https://youtu.be/WRo2XtA3GeM</w:t>
      </w:r>
    </w:p>
    <w:p w:rsidR="00D64D04" w:rsidRDefault="00D64D04" w:rsidP="00EC386C">
      <w:pPr>
        <w:rPr>
          <w:rFonts w:asciiTheme="majorHAnsi" w:hAnsiTheme="majorHAnsi"/>
          <w:color w:val="000000" w:themeColor="text1"/>
          <w:sz w:val="32"/>
          <w:szCs w:val="32"/>
        </w:rPr>
      </w:pPr>
    </w:p>
    <w:p w:rsidR="00D64D04" w:rsidRPr="00D64D04" w:rsidRDefault="00D64D04" w:rsidP="00EC386C">
      <w:pPr>
        <w:rPr>
          <w:rFonts w:asciiTheme="majorHAnsi" w:hAnsiTheme="majorHAnsi"/>
          <w:color w:val="000000" w:themeColor="text1"/>
          <w:sz w:val="32"/>
          <w:szCs w:val="32"/>
        </w:rPr>
      </w:pPr>
    </w:p>
    <w:p w:rsidR="00D64D04" w:rsidRPr="00D64D04" w:rsidRDefault="00D64D04" w:rsidP="00EC386C">
      <w:pPr>
        <w:rPr>
          <w:rFonts w:asciiTheme="majorHAnsi" w:hAnsiTheme="majorHAnsi"/>
          <w:color w:val="000000" w:themeColor="text1"/>
          <w:sz w:val="32"/>
          <w:szCs w:val="32"/>
        </w:rPr>
      </w:pPr>
      <w:r w:rsidRPr="00D64D04">
        <w:rPr>
          <w:rFonts w:asciiTheme="majorHAnsi" w:hAnsiTheme="majorHAnsi"/>
          <w:color w:val="000000" w:themeColor="text1"/>
          <w:sz w:val="32"/>
          <w:szCs w:val="32"/>
        </w:rPr>
        <w:t xml:space="preserve">WHAT IS THE USE OF SPAN </w:t>
      </w:r>
      <w:proofErr w:type="gramStart"/>
      <w:r w:rsidRPr="00D64D04">
        <w:rPr>
          <w:rFonts w:asciiTheme="majorHAnsi" w:hAnsiTheme="majorHAnsi"/>
          <w:color w:val="000000" w:themeColor="text1"/>
          <w:sz w:val="32"/>
          <w:szCs w:val="32"/>
        </w:rPr>
        <w:t>TAG ?</w:t>
      </w:r>
      <w:proofErr w:type="gramEnd"/>
      <w:r w:rsidRPr="00D64D04">
        <w:rPr>
          <w:rFonts w:asciiTheme="majorHAnsi" w:hAnsiTheme="majorHAnsi"/>
          <w:color w:val="000000" w:themeColor="text1"/>
          <w:sz w:val="32"/>
          <w:szCs w:val="32"/>
        </w:rPr>
        <w:t xml:space="preserve"> EXPLAIN WITH EXAMPLE </w:t>
      </w:r>
    </w:p>
    <w:p w:rsidR="00D64D04" w:rsidRPr="00D64D04" w:rsidRDefault="00D64D04" w:rsidP="00D64D04">
      <w:pPr>
        <w:pStyle w:val="Heading2"/>
        <w:shd w:val="clear" w:color="auto" w:fill="FFFFFF"/>
        <w:spacing w:before="150" w:after="150"/>
        <w:rPr>
          <w:rFonts w:ascii="Segoe UI" w:hAnsi="Segoe UI" w:cs="Segoe UI"/>
          <w:b w:val="0"/>
          <w:bCs w:val="0"/>
          <w:color w:val="000000"/>
          <w:sz w:val="28"/>
          <w:szCs w:val="28"/>
        </w:rPr>
      </w:pPr>
      <w:r w:rsidRPr="00D64D04">
        <w:rPr>
          <w:rFonts w:ascii="Segoe UI" w:hAnsi="Segoe UI" w:cs="Segoe UI"/>
          <w:b w:val="0"/>
          <w:bCs w:val="0"/>
          <w:color w:val="000000"/>
          <w:sz w:val="28"/>
          <w:szCs w:val="28"/>
        </w:rPr>
        <w:t>Definition and Usage</w:t>
      </w:r>
    </w:p>
    <w:p w:rsidR="00D64D04" w:rsidRPr="00D64D04" w:rsidRDefault="00D64D04" w:rsidP="00D64D04">
      <w:pPr>
        <w:pStyle w:val="NormalWeb"/>
        <w:shd w:val="clear" w:color="auto" w:fill="FFFFFF"/>
        <w:spacing w:before="288" w:beforeAutospacing="0" w:after="288" w:afterAutospacing="0"/>
        <w:rPr>
          <w:rFonts w:ascii="Verdana" w:hAnsi="Verdana"/>
          <w:color w:val="000000"/>
        </w:rPr>
      </w:pPr>
      <w:r w:rsidRPr="00D64D04">
        <w:rPr>
          <w:rFonts w:ascii="Verdana" w:hAnsi="Verdana"/>
          <w:color w:val="000000"/>
        </w:rPr>
        <w:t>The </w:t>
      </w:r>
      <w:r w:rsidRPr="00D64D04">
        <w:rPr>
          <w:rStyle w:val="HTMLCode"/>
          <w:rFonts w:ascii="Consolas" w:eastAsiaTheme="majorEastAsia" w:hAnsi="Consolas"/>
          <w:color w:val="DC143C"/>
          <w:sz w:val="24"/>
          <w:szCs w:val="24"/>
        </w:rPr>
        <w:t>&lt;span&gt;</w:t>
      </w:r>
      <w:r w:rsidRPr="00D64D04">
        <w:rPr>
          <w:rFonts w:ascii="Verdana" w:hAnsi="Verdana"/>
          <w:color w:val="000000"/>
        </w:rPr>
        <w:t> tag is an inline container used to mark up a part of a text, or a part of a document.</w:t>
      </w:r>
    </w:p>
    <w:p w:rsidR="00D64D04" w:rsidRPr="00D64D04" w:rsidRDefault="00D64D04" w:rsidP="00D64D04">
      <w:pPr>
        <w:pStyle w:val="NormalWeb"/>
        <w:shd w:val="clear" w:color="auto" w:fill="FFFFFF"/>
        <w:spacing w:before="288" w:beforeAutospacing="0" w:after="288" w:afterAutospacing="0"/>
        <w:rPr>
          <w:rFonts w:ascii="Verdana" w:hAnsi="Verdana"/>
          <w:color w:val="000000"/>
        </w:rPr>
      </w:pPr>
      <w:r w:rsidRPr="00D64D04">
        <w:rPr>
          <w:rFonts w:ascii="Verdana" w:hAnsi="Verdana"/>
          <w:color w:val="000000"/>
        </w:rPr>
        <w:lastRenderedPageBreak/>
        <w:t>The </w:t>
      </w:r>
      <w:r w:rsidRPr="00D64D04">
        <w:rPr>
          <w:rStyle w:val="HTMLCode"/>
          <w:rFonts w:ascii="Consolas" w:eastAsiaTheme="majorEastAsia" w:hAnsi="Consolas"/>
          <w:color w:val="DC143C"/>
          <w:sz w:val="24"/>
          <w:szCs w:val="24"/>
        </w:rPr>
        <w:t>&lt;span&gt;</w:t>
      </w:r>
      <w:r w:rsidRPr="00D64D04">
        <w:rPr>
          <w:rFonts w:ascii="Verdana" w:hAnsi="Verdana"/>
          <w:color w:val="000000"/>
        </w:rPr>
        <w:t> tag is easily styled by CSS or manipulated with JavaScript using the class or id attribute.</w:t>
      </w:r>
    </w:p>
    <w:p w:rsidR="00D64D04" w:rsidRDefault="00D64D04" w:rsidP="00D64D04">
      <w:pPr>
        <w:pStyle w:val="NormalWeb"/>
        <w:shd w:val="clear" w:color="auto" w:fill="FFFFFF"/>
        <w:spacing w:before="288" w:beforeAutospacing="0" w:after="288" w:afterAutospacing="0"/>
        <w:rPr>
          <w:rFonts w:ascii="Verdana" w:hAnsi="Verdana"/>
          <w:color w:val="000000"/>
          <w:sz w:val="23"/>
          <w:szCs w:val="23"/>
        </w:rPr>
      </w:pPr>
      <w:r w:rsidRPr="00D64D04">
        <w:rPr>
          <w:rFonts w:ascii="Verdana" w:hAnsi="Verdana"/>
          <w:color w:val="000000"/>
        </w:rPr>
        <w:t>The </w:t>
      </w:r>
      <w:r w:rsidRPr="00D64D04">
        <w:rPr>
          <w:rStyle w:val="HTMLCode"/>
          <w:rFonts w:ascii="Consolas" w:eastAsiaTheme="majorEastAsia" w:hAnsi="Consolas"/>
          <w:color w:val="DC143C"/>
          <w:sz w:val="24"/>
          <w:szCs w:val="24"/>
        </w:rPr>
        <w:t>&lt;span&gt;</w:t>
      </w:r>
      <w:r w:rsidRPr="00D64D04">
        <w:rPr>
          <w:rFonts w:ascii="Verdana" w:hAnsi="Verdana"/>
          <w:color w:val="000000"/>
        </w:rPr>
        <w:t> tag is much like the </w:t>
      </w:r>
      <w:hyperlink r:id="rId84" w:history="1">
        <w:r w:rsidRPr="00D64D04">
          <w:rPr>
            <w:rStyle w:val="Hyperlink"/>
            <w:rFonts w:ascii="Verdana" w:hAnsi="Verdana"/>
          </w:rPr>
          <w:t>&lt;div&gt;</w:t>
        </w:r>
      </w:hyperlink>
      <w:r w:rsidRPr="00D64D04">
        <w:rPr>
          <w:rFonts w:ascii="Verdana" w:hAnsi="Verdana"/>
          <w:color w:val="000000"/>
        </w:rPr>
        <w:t> element, but &lt;div&gt; is a block-level element and </w:t>
      </w:r>
      <w:r w:rsidRPr="00D64D04">
        <w:rPr>
          <w:rStyle w:val="HTMLCode"/>
          <w:rFonts w:ascii="Consolas" w:eastAsiaTheme="majorEastAsia" w:hAnsi="Consolas"/>
          <w:color w:val="DC143C"/>
          <w:sz w:val="24"/>
          <w:szCs w:val="24"/>
        </w:rPr>
        <w:t>&lt;span&gt;</w:t>
      </w:r>
      <w:r w:rsidRPr="00D64D04">
        <w:rPr>
          <w:rFonts w:ascii="Verdana" w:hAnsi="Verdana"/>
          <w:color w:val="000000"/>
        </w:rPr>
        <w:t> is an inline element</w:t>
      </w:r>
      <w:r>
        <w:rPr>
          <w:rFonts w:ascii="Verdana" w:hAnsi="Verdana"/>
          <w:color w:val="000000"/>
          <w:sz w:val="23"/>
          <w:szCs w:val="23"/>
        </w:rPr>
        <w:t>.</w:t>
      </w:r>
    </w:p>
    <w:p w:rsidR="00D64D04" w:rsidRDefault="00D64D04" w:rsidP="00D64D04">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D64D04" w:rsidRDefault="00D64D04" w:rsidP="00D64D04">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A &lt;span&gt; element which is used to color a part of a text: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proofErr w:type="gramStart"/>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DOCTYPE</w:t>
      </w:r>
      <w:proofErr w:type="gramEnd"/>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html</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html</w:t>
      </w:r>
      <w:r w:rsidRPr="00A826D6">
        <w:rPr>
          <w:rFonts w:ascii="Consolas" w:eastAsia="Times New Roman" w:hAnsi="Consolas" w:cs="Times New Roman"/>
          <w:color w:val="D4D4D4"/>
          <w:sz w:val="21"/>
          <w:szCs w:val="21"/>
        </w:rPr>
        <w:t xml:space="preserve"> </w:t>
      </w:r>
      <w:proofErr w:type="spellStart"/>
      <w:proofErr w:type="gramStart"/>
      <w:r w:rsidRPr="00A826D6">
        <w:rPr>
          <w:rFonts w:ascii="Consolas" w:eastAsia="Times New Roman" w:hAnsi="Consolas" w:cs="Times New Roman"/>
          <w:color w:val="9CDCFE"/>
          <w:sz w:val="21"/>
          <w:szCs w:val="21"/>
        </w:rPr>
        <w:t>lang</w:t>
      </w:r>
      <w:proofErr w:type="spellEnd"/>
      <w:proofErr w:type="gramEnd"/>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"en"</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head</w:t>
      </w:r>
      <w:proofErr w:type="gramEnd"/>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meta</w:t>
      </w:r>
      <w:proofErr w:type="gramEnd"/>
      <w:r w:rsidRPr="00A826D6">
        <w:rPr>
          <w:rFonts w:ascii="Consolas" w:eastAsia="Times New Roman" w:hAnsi="Consolas" w:cs="Times New Roman"/>
          <w:color w:val="D4D4D4"/>
          <w:sz w:val="21"/>
          <w:szCs w:val="21"/>
        </w:rPr>
        <w:t xml:space="preserve"> </w:t>
      </w:r>
      <w:proofErr w:type="spellStart"/>
      <w:r w:rsidRPr="00A826D6">
        <w:rPr>
          <w:rFonts w:ascii="Consolas" w:eastAsia="Times New Roman" w:hAnsi="Consolas" w:cs="Times New Roman"/>
          <w:color w:val="9CDCFE"/>
          <w:sz w:val="21"/>
          <w:szCs w:val="21"/>
        </w:rPr>
        <w:t>charset</w:t>
      </w:r>
      <w:proofErr w:type="spellEnd"/>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"UTF-8"</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meta</w:t>
      </w:r>
      <w:proofErr w:type="gramEnd"/>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name</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"viewport"</w:t>
      </w: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content</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"width=device-width, initial-scale=1.0"</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title</w:t>
      </w:r>
      <w:r w:rsidRPr="00A826D6">
        <w:rPr>
          <w:rFonts w:ascii="Consolas" w:eastAsia="Times New Roman" w:hAnsi="Consolas" w:cs="Times New Roman"/>
          <w:color w:val="808080"/>
          <w:sz w:val="21"/>
          <w:szCs w:val="21"/>
        </w:rPr>
        <w:t>&gt;</w:t>
      </w:r>
      <w:proofErr w:type="gramEnd"/>
      <w:r w:rsidRPr="00A826D6">
        <w:rPr>
          <w:rFonts w:ascii="Consolas" w:eastAsia="Times New Roman" w:hAnsi="Consolas" w:cs="Times New Roman"/>
          <w:color w:val="D4D4D4"/>
          <w:sz w:val="21"/>
          <w:szCs w:val="21"/>
        </w:rPr>
        <w:t>html id attribute</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title</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body</w:t>
      </w:r>
      <w:proofErr w:type="gramEnd"/>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h1</w:t>
      </w:r>
      <w:r w:rsidRPr="00A826D6">
        <w:rPr>
          <w:rFonts w:ascii="Consolas" w:eastAsia="Times New Roman" w:hAnsi="Consolas" w:cs="Times New Roman"/>
          <w:color w:val="808080"/>
          <w:sz w:val="21"/>
          <w:szCs w:val="21"/>
        </w:rPr>
        <w:t>&gt;</w:t>
      </w:r>
      <w:proofErr w:type="gramStart"/>
      <w:r w:rsidRPr="00A826D6">
        <w:rPr>
          <w:rFonts w:ascii="Consolas" w:eastAsia="Times New Roman" w:hAnsi="Consolas" w:cs="Times New Roman"/>
          <w:color w:val="D4D4D4"/>
          <w:sz w:val="21"/>
          <w:szCs w:val="21"/>
        </w:rPr>
        <w:t>The</w:t>
      </w:r>
      <w:proofErr w:type="gramEnd"/>
      <w:r w:rsidRPr="00A826D6">
        <w:rPr>
          <w:rFonts w:ascii="Consolas" w:eastAsia="Times New Roman" w:hAnsi="Consolas" w:cs="Times New Roman"/>
          <w:color w:val="D4D4D4"/>
          <w:sz w:val="21"/>
          <w:szCs w:val="21"/>
        </w:rPr>
        <w:t xml:space="preserve"> span element</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h1</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p</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 xml:space="preserve">My mother has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span</w:t>
      </w: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style</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w:t>
      </w:r>
      <w:proofErr w:type="spellStart"/>
      <w:r w:rsidRPr="00A826D6">
        <w:rPr>
          <w:rFonts w:ascii="Consolas" w:eastAsia="Times New Roman" w:hAnsi="Consolas" w:cs="Times New Roman"/>
          <w:color w:val="CE9178"/>
          <w:sz w:val="21"/>
          <w:szCs w:val="21"/>
        </w:rPr>
        <w:t>color</w:t>
      </w:r>
      <w:proofErr w:type="gramStart"/>
      <w:r w:rsidRPr="00A826D6">
        <w:rPr>
          <w:rFonts w:ascii="Consolas" w:eastAsia="Times New Roman" w:hAnsi="Consolas" w:cs="Times New Roman"/>
          <w:color w:val="CE9178"/>
          <w:sz w:val="21"/>
          <w:szCs w:val="21"/>
        </w:rPr>
        <w:t>:blue</w:t>
      </w:r>
      <w:proofErr w:type="gramEnd"/>
      <w:r w:rsidRPr="00A826D6">
        <w:rPr>
          <w:rFonts w:ascii="Consolas" w:eastAsia="Times New Roman" w:hAnsi="Consolas" w:cs="Times New Roman"/>
          <w:color w:val="CE9178"/>
          <w:sz w:val="21"/>
          <w:szCs w:val="21"/>
        </w:rPr>
        <w:t>;font-weight:bold</w:t>
      </w:r>
      <w:proofErr w:type="spellEnd"/>
      <w:r w:rsidRPr="00A826D6">
        <w:rPr>
          <w:rFonts w:ascii="Consolas" w:eastAsia="Times New Roman" w:hAnsi="Consolas" w:cs="Times New Roman"/>
          <w:color w:val="CE9178"/>
          <w:sz w:val="21"/>
          <w:szCs w:val="21"/>
        </w:rPr>
        <w:t>"</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blue</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span</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 xml:space="preserve"> eyes and my father has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span</w:t>
      </w: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style</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w:t>
      </w:r>
      <w:proofErr w:type="spellStart"/>
      <w:r w:rsidRPr="00A826D6">
        <w:rPr>
          <w:rFonts w:ascii="Consolas" w:eastAsia="Times New Roman" w:hAnsi="Consolas" w:cs="Times New Roman"/>
          <w:color w:val="CE9178"/>
          <w:sz w:val="21"/>
          <w:szCs w:val="21"/>
        </w:rPr>
        <w:t>color:darkolivegreen;font-weight:bold</w:t>
      </w:r>
      <w:proofErr w:type="spellEnd"/>
      <w:r w:rsidRPr="00A826D6">
        <w:rPr>
          <w:rFonts w:ascii="Consolas" w:eastAsia="Times New Roman" w:hAnsi="Consolas" w:cs="Times New Roman"/>
          <w:color w:val="CE9178"/>
          <w:sz w:val="21"/>
          <w:szCs w:val="21"/>
        </w:rPr>
        <w:t>"</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dark green</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span</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 xml:space="preserve"> eyes.</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p</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body</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html</w:t>
      </w:r>
      <w:r w:rsidRPr="00A826D6">
        <w:rPr>
          <w:rFonts w:ascii="Consolas" w:eastAsia="Times New Roman" w:hAnsi="Consolas" w:cs="Times New Roman"/>
          <w:color w:val="808080"/>
          <w:sz w:val="21"/>
          <w:szCs w:val="21"/>
        </w:rPr>
        <w:t>&gt;</w:t>
      </w:r>
    </w:p>
    <w:p w:rsidR="00D64D04" w:rsidRPr="00D64D04" w:rsidRDefault="00D64D04" w:rsidP="00D64D04">
      <w:pPr>
        <w:rPr>
          <w:rFonts w:asciiTheme="majorHAnsi" w:hAnsiTheme="majorHAnsi"/>
          <w:color w:val="000000" w:themeColor="text1"/>
          <w:sz w:val="32"/>
          <w:szCs w:val="32"/>
        </w:rPr>
      </w:pPr>
      <w:r w:rsidRPr="00D64D04">
        <w:rPr>
          <w:rFonts w:asciiTheme="majorHAnsi" w:hAnsiTheme="majorHAnsi"/>
          <w:color w:val="000000" w:themeColor="text1"/>
          <w:sz w:val="32"/>
          <w:szCs w:val="32"/>
        </w:rPr>
        <w:t>Output</w:t>
      </w:r>
      <w:r w:rsidRPr="00D64D04">
        <w:rPr>
          <w:rFonts w:asciiTheme="majorHAnsi" w:hAnsiTheme="majorHAnsi"/>
          <w:b/>
          <w:color w:val="000000" w:themeColor="text1"/>
          <w:sz w:val="32"/>
          <w:szCs w:val="32"/>
        </w:rPr>
        <w:t xml:space="preserve">-      </w:t>
      </w:r>
      <w:r w:rsidRPr="00D64D04">
        <w:rPr>
          <w:b/>
          <w:color w:val="000000" w:themeColor="text1"/>
          <w:sz w:val="28"/>
          <w:szCs w:val="28"/>
        </w:rPr>
        <w:t>The span element</w:t>
      </w:r>
    </w:p>
    <w:p w:rsidR="00D64D04" w:rsidRDefault="00D64D04" w:rsidP="00D64D04">
      <w:pPr>
        <w:pStyle w:val="NormalWeb"/>
        <w:rPr>
          <w:color w:val="000000"/>
          <w:sz w:val="27"/>
          <w:szCs w:val="27"/>
        </w:rPr>
      </w:pPr>
      <w:r w:rsidRPr="00D64D04">
        <w:rPr>
          <w:color w:val="000000"/>
          <w:sz w:val="28"/>
          <w:szCs w:val="28"/>
        </w:rPr>
        <w:t>My mother has </w:t>
      </w:r>
      <w:r w:rsidRPr="00D64D04">
        <w:rPr>
          <w:b/>
          <w:bCs/>
          <w:color w:val="0000FF"/>
          <w:sz w:val="28"/>
          <w:szCs w:val="28"/>
        </w:rPr>
        <w:t>blue</w:t>
      </w:r>
      <w:r w:rsidRPr="00D64D04">
        <w:rPr>
          <w:color w:val="000000"/>
          <w:sz w:val="28"/>
          <w:szCs w:val="28"/>
        </w:rPr>
        <w:t> eyes and my father has </w:t>
      </w:r>
      <w:r w:rsidRPr="00D64D04">
        <w:rPr>
          <w:b/>
          <w:bCs/>
          <w:color w:val="556B2F"/>
          <w:sz w:val="28"/>
          <w:szCs w:val="28"/>
        </w:rPr>
        <w:t>dark green</w:t>
      </w:r>
      <w:r w:rsidRPr="00D64D04">
        <w:rPr>
          <w:color w:val="000000"/>
          <w:sz w:val="28"/>
          <w:szCs w:val="28"/>
        </w:rPr>
        <w:t> eyes</w:t>
      </w:r>
      <w:r>
        <w:rPr>
          <w:color w:val="000000"/>
          <w:sz w:val="27"/>
          <w:szCs w:val="27"/>
        </w:rPr>
        <w:t>.</w:t>
      </w:r>
    </w:p>
    <w:p w:rsidR="00D64D04" w:rsidRDefault="005D6DFF" w:rsidP="00D64D04">
      <w:pPr>
        <w:pStyle w:val="NormalWeb"/>
        <w:rPr>
          <w:rFonts w:asciiTheme="majorHAnsi" w:hAnsiTheme="majorHAnsi"/>
          <w:color w:val="000000"/>
          <w:sz w:val="32"/>
          <w:szCs w:val="32"/>
        </w:rPr>
      </w:pPr>
      <w:r>
        <w:rPr>
          <w:rFonts w:asciiTheme="majorHAnsi" w:hAnsiTheme="majorHAnsi"/>
          <w:color w:val="000000"/>
          <w:sz w:val="32"/>
          <w:szCs w:val="32"/>
        </w:rPr>
        <w:t xml:space="preserve">How to insert a picture into background image of web page? </w:t>
      </w:r>
      <w:proofErr w:type="gramStart"/>
      <w:r>
        <w:rPr>
          <w:rFonts w:asciiTheme="majorHAnsi" w:hAnsiTheme="majorHAnsi"/>
          <w:color w:val="000000"/>
          <w:sz w:val="32"/>
          <w:szCs w:val="32"/>
        </w:rPr>
        <w:t>With example.</w:t>
      </w:r>
      <w:proofErr w:type="gramEnd"/>
    </w:p>
    <w:p w:rsidR="0080374E" w:rsidRDefault="0080374E" w:rsidP="0080374E">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Background Image on a Page</w:t>
      </w:r>
    </w:p>
    <w:p w:rsidR="0080374E" w:rsidRDefault="0080374E" w:rsidP="0080374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If you want the entire page to have a background image, you must specify the background image on the </w:t>
      </w:r>
      <w:r>
        <w:rPr>
          <w:rStyle w:val="HTMLCode"/>
          <w:rFonts w:ascii="Consolas" w:eastAsiaTheme="majorEastAsia" w:hAnsi="Consolas"/>
          <w:color w:val="DC143C"/>
        </w:rPr>
        <w:t>&lt;body&gt;</w:t>
      </w:r>
      <w:r>
        <w:rPr>
          <w:rFonts w:ascii="Verdana" w:hAnsi="Verdana"/>
          <w:color w:val="000000"/>
          <w:sz w:val="23"/>
          <w:szCs w:val="23"/>
        </w:rPr>
        <w:t> element:</w:t>
      </w:r>
    </w:p>
    <w:p w:rsidR="0080374E" w:rsidRDefault="0080374E" w:rsidP="0080374E">
      <w:pPr>
        <w:pStyle w:val="Heading3"/>
        <w:shd w:val="clear" w:color="auto" w:fill="E7E9EB"/>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lastRenderedPageBreak/>
        <w:t>Example</w:t>
      </w:r>
    </w:p>
    <w:p w:rsidR="0080374E" w:rsidRDefault="0080374E" w:rsidP="0080374E">
      <w:pPr>
        <w:pStyle w:val="NormalWeb"/>
        <w:shd w:val="clear" w:color="auto" w:fill="E7E9EB"/>
        <w:spacing w:before="240" w:beforeAutospacing="0" w:after="240" w:afterAutospacing="0"/>
        <w:rPr>
          <w:rFonts w:ascii="Verdana" w:hAnsi="Verdana"/>
          <w:color w:val="000000"/>
          <w:sz w:val="23"/>
          <w:szCs w:val="23"/>
        </w:rPr>
      </w:pPr>
      <w:r>
        <w:rPr>
          <w:rFonts w:ascii="Verdana" w:hAnsi="Verdana"/>
          <w:color w:val="000000"/>
          <w:sz w:val="23"/>
          <w:szCs w:val="23"/>
        </w:rPr>
        <w:t>Add a background image for the entire page:</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proofErr w:type="gramStart"/>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DOCTYPE</w:t>
      </w:r>
      <w:proofErr w:type="gramEnd"/>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html</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html</w:t>
      </w:r>
      <w:r w:rsidRPr="00A826D6">
        <w:rPr>
          <w:rFonts w:ascii="Consolas" w:eastAsia="Times New Roman" w:hAnsi="Consolas" w:cs="Times New Roman"/>
          <w:color w:val="D4D4D4"/>
          <w:sz w:val="21"/>
          <w:szCs w:val="21"/>
        </w:rPr>
        <w:t xml:space="preserve"> </w:t>
      </w:r>
      <w:proofErr w:type="spellStart"/>
      <w:proofErr w:type="gramStart"/>
      <w:r w:rsidRPr="00A826D6">
        <w:rPr>
          <w:rFonts w:ascii="Consolas" w:eastAsia="Times New Roman" w:hAnsi="Consolas" w:cs="Times New Roman"/>
          <w:color w:val="9CDCFE"/>
          <w:sz w:val="21"/>
          <w:szCs w:val="21"/>
        </w:rPr>
        <w:t>lang</w:t>
      </w:r>
      <w:proofErr w:type="spellEnd"/>
      <w:proofErr w:type="gramEnd"/>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"en"</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head</w:t>
      </w:r>
      <w:proofErr w:type="gramEnd"/>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style</w:t>
      </w:r>
      <w:proofErr w:type="gramEnd"/>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roofErr w:type="gramStart"/>
      <w:r w:rsidRPr="00A826D6">
        <w:rPr>
          <w:rFonts w:ascii="Consolas" w:eastAsia="Times New Roman" w:hAnsi="Consolas" w:cs="Times New Roman"/>
          <w:color w:val="D7BA7D"/>
          <w:sz w:val="21"/>
          <w:szCs w:val="21"/>
        </w:rPr>
        <w:t>body</w:t>
      </w:r>
      <w:proofErr w:type="gramEnd"/>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roofErr w:type="gramStart"/>
      <w:r w:rsidRPr="00A826D6">
        <w:rPr>
          <w:rFonts w:ascii="Consolas" w:eastAsia="Times New Roman" w:hAnsi="Consolas" w:cs="Times New Roman"/>
          <w:color w:val="9CDCFE"/>
          <w:sz w:val="21"/>
          <w:szCs w:val="21"/>
        </w:rPr>
        <w:t>background-image</w:t>
      </w:r>
      <w:proofErr w:type="gramEnd"/>
      <w:r w:rsidRPr="00A826D6">
        <w:rPr>
          <w:rFonts w:ascii="Consolas" w:eastAsia="Times New Roman" w:hAnsi="Consolas" w:cs="Times New Roman"/>
          <w:color w:val="D4D4D4"/>
          <w:sz w:val="21"/>
          <w:szCs w:val="21"/>
        </w:rPr>
        <w:t>: url(</w:t>
      </w:r>
      <w:r w:rsidRPr="00A826D6">
        <w:rPr>
          <w:rFonts w:ascii="Consolas" w:eastAsia="Times New Roman" w:hAnsi="Consolas" w:cs="Times New Roman"/>
          <w:color w:val="CE9178"/>
          <w:sz w:val="21"/>
          <w:szCs w:val="21"/>
        </w:rPr>
        <w:t>'file:///C:/Users/ADMIN/OneDrive/Desktop/contact-us-2-62fa2cc2edbaf-sej.webp'</w:t>
      </w:r>
      <w:r w:rsidRPr="00A826D6">
        <w:rPr>
          <w:rFonts w:ascii="Consolas" w:eastAsia="Times New Roman" w:hAnsi="Consolas" w:cs="Times New Roman"/>
          <w:color w:val="D4D4D4"/>
          <w:sz w:val="21"/>
          <w:szCs w:val="21"/>
        </w:rPr>
        <w: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style</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meta</w:t>
      </w:r>
      <w:proofErr w:type="gramEnd"/>
      <w:r w:rsidRPr="00A826D6">
        <w:rPr>
          <w:rFonts w:ascii="Consolas" w:eastAsia="Times New Roman" w:hAnsi="Consolas" w:cs="Times New Roman"/>
          <w:color w:val="D4D4D4"/>
          <w:sz w:val="21"/>
          <w:szCs w:val="21"/>
        </w:rPr>
        <w:t xml:space="preserve"> </w:t>
      </w:r>
      <w:proofErr w:type="spellStart"/>
      <w:r w:rsidRPr="00A826D6">
        <w:rPr>
          <w:rFonts w:ascii="Consolas" w:eastAsia="Times New Roman" w:hAnsi="Consolas" w:cs="Times New Roman"/>
          <w:color w:val="9CDCFE"/>
          <w:sz w:val="21"/>
          <w:szCs w:val="21"/>
        </w:rPr>
        <w:t>charset</w:t>
      </w:r>
      <w:proofErr w:type="spellEnd"/>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"UTF-8"</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meta</w:t>
      </w:r>
      <w:proofErr w:type="gramEnd"/>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name</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"viewport"</w:t>
      </w: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9CDCFE"/>
          <w:sz w:val="21"/>
          <w:szCs w:val="21"/>
        </w:rPr>
        <w:t>content</w:t>
      </w:r>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CE9178"/>
          <w:sz w:val="21"/>
          <w:szCs w:val="21"/>
        </w:rPr>
        <w:t>"width=device-width, initial-scale=1.0"</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title</w:t>
      </w:r>
      <w:r w:rsidRPr="00A826D6">
        <w:rPr>
          <w:rFonts w:ascii="Consolas" w:eastAsia="Times New Roman" w:hAnsi="Consolas" w:cs="Times New Roman"/>
          <w:color w:val="808080"/>
          <w:sz w:val="21"/>
          <w:szCs w:val="21"/>
        </w:rPr>
        <w:t>&gt;</w:t>
      </w:r>
      <w:proofErr w:type="gramEnd"/>
      <w:r w:rsidRPr="00A826D6">
        <w:rPr>
          <w:rFonts w:ascii="Consolas" w:eastAsia="Times New Roman" w:hAnsi="Consolas" w:cs="Times New Roman"/>
          <w:color w:val="D4D4D4"/>
          <w:sz w:val="21"/>
          <w:szCs w:val="21"/>
        </w:rPr>
        <w:t>html id attribute</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title</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proofErr w:type="gramStart"/>
      <w:r w:rsidRPr="00A826D6">
        <w:rPr>
          <w:rFonts w:ascii="Consolas" w:eastAsia="Times New Roman" w:hAnsi="Consolas" w:cs="Times New Roman"/>
          <w:color w:val="569CD6"/>
          <w:sz w:val="21"/>
          <w:szCs w:val="21"/>
        </w:rPr>
        <w:t>body</w:t>
      </w:r>
      <w:proofErr w:type="gramEnd"/>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h2</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Background Image</w:t>
      </w: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h2</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p</w:t>
      </w:r>
      <w:r w:rsidRPr="00A826D6">
        <w:rPr>
          <w:rFonts w:ascii="Consolas" w:eastAsia="Times New Roman" w:hAnsi="Consolas" w:cs="Times New Roman"/>
          <w:color w:val="808080"/>
          <w:sz w:val="21"/>
          <w:szCs w:val="21"/>
        </w:rPr>
        <w:t>&gt;</w:t>
      </w:r>
      <w:r w:rsidRPr="00A826D6">
        <w:rPr>
          <w:rFonts w:ascii="Consolas" w:eastAsia="Times New Roman" w:hAnsi="Consolas" w:cs="Times New Roman"/>
          <w:color w:val="D4D4D4"/>
          <w:sz w:val="21"/>
          <w:szCs w:val="21"/>
        </w:rPr>
        <w:t>By default, the background image will repeat itself if it is smaller than the element where it is specified, in this case the body element</w:t>
      </w:r>
      <w:proofErr w:type="gramStart"/>
      <w:r w:rsidRPr="00A826D6">
        <w:rPr>
          <w:rFonts w:ascii="Consolas" w:eastAsia="Times New Roman" w:hAnsi="Consolas" w:cs="Times New Roman"/>
          <w:color w:val="D4D4D4"/>
          <w:sz w:val="21"/>
          <w:szCs w:val="21"/>
        </w:rPr>
        <w:t>.</w:t>
      </w:r>
      <w:r w:rsidRPr="00A826D6">
        <w:rPr>
          <w:rFonts w:ascii="Consolas" w:eastAsia="Times New Roman" w:hAnsi="Consolas" w:cs="Times New Roman"/>
          <w:color w:val="808080"/>
          <w:sz w:val="21"/>
          <w:szCs w:val="21"/>
        </w:rPr>
        <w:t>&lt;</w:t>
      </w:r>
      <w:proofErr w:type="gramEnd"/>
      <w:r w:rsidRPr="00A826D6">
        <w:rPr>
          <w:rFonts w:ascii="Consolas" w:eastAsia="Times New Roman" w:hAnsi="Consolas" w:cs="Times New Roman"/>
          <w:color w:val="808080"/>
          <w:sz w:val="21"/>
          <w:szCs w:val="21"/>
        </w:rPr>
        <w:t>/</w:t>
      </w:r>
      <w:r w:rsidRPr="00A826D6">
        <w:rPr>
          <w:rFonts w:ascii="Consolas" w:eastAsia="Times New Roman" w:hAnsi="Consolas" w:cs="Times New Roman"/>
          <w:color w:val="569CD6"/>
          <w:sz w:val="21"/>
          <w:szCs w:val="21"/>
        </w:rPr>
        <w:t>p</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D4D4D4"/>
          <w:sz w:val="21"/>
          <w:szCs w:val="21"/>
        </w:rPr>
        <w:t xml:space="preserve">        </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body</w:t>
      </w:r>
      <w:r w:rsidRPr="00A826D6">
        <w:rPr>
          <w:rFonts w:ascii="Consolas" w:eastAsia="Times New Roman" w:hAnsi="Consolas" w:cs="Times New Roman"/>
          <w:color w:val="808080"/>
          <w:sz w:val="21"/>
          <w:szCs w:val="21"/>
        </w:rPr>
        <w:t>&gt;</w:t>
      </w:r>
    </w:p>
    <w:p w:rsidR="00A826D6" w:rsidRPr="00A826D6" w:rsidRDefault="00A826D6" w:rsidP="00A826D6">
      <w:pPr>
        <w:shd w:val="clear" w:color="auto" w:fill="1E1E1E"/>
        <w:spacing w:after="0" w:line="285" w:lineRule="atLeast"/>
        <w:rPr>
          <w:rFonts w:ascii="Consolas" w:eastAsia="Times New Roman" w:hAnsi="Consolas" w:cs="Times New Roman"/>
          <w:color w:val="D4D4D4"/>
          <w:sz w:val="21"/>
          <w:szCs w:val="21"/>
        </w:rPr>
      </w:pPr>
      <w:r w:rsidRPr="00A826D6">
        <w:rPr>
          <w:rFonts w:ascii="Consolas" w:eastAsia="Times New Roman" w:hAnsi="Consolas" w:cs="Times New Roman"/>
          <w:color w:val="808080"/>
          <w:sz w:val="21"/>
          <w:szCs w:val="21"/>
        </w:rPr>
        <w:t>&lt;/</w:t>
      </w:r>
      <w:r w:rsidRPr="00A826D6">
        <w:rPr>
          <w:rFonts w:ascii="Consolas" w:eastAsia="Times New Roman" w:hAnsi="Consolas" w:cs="Times New Roman"/>
          <w:color w:val="569CD6"/>
          <w:sz w:val="21"/>
          <w:szCs w:val="21"/>
        </w:rPr>
        <w:t>html</w:t>
      </w:r>
      <w:r w:rsidRPr="00A826D6">
        <w:rPr>
          <w:rFonts w:ascii="Consolas" w:eastAsia="Times New Roman" w:hAnsi="Consolas" w:cs="Times New Roman"/>
          <w:color w:val="808080"/>
          <w:sz w:val="21"/>
          <w:szCs w:val="21"/>
        </w:rPr>
        <w:t>&gt;</w:t>
      </w:r>
    </w:p>
    <w:p w:rsidR="0080374E" w:rsidRDefault="0080374E" w:rsidP="00D64D04">
      <w:pPr>
        <w:pStyle w:val="NormalWeb"/>
        <w:rPr>
          <w:rFonts w:asciiTheme="majorHAnsi" w:hAnsiTheme="majorHAnsi"/>
          <w:color w:val="000000"/>
          <w:sz w:val="32"/>
          <w:szCs w:val="32"/>
        </w:rPr>
      </w:pPr>
      <w:r>
        <w:rPr>
          <w:rFonts w:asciiTheme="majorHAnsi" w:hAnsiTheme="majorHAnsi"/>
          <w:color w:val="000000"/>
          <w:sz w:val="32"/>
          <w:szCs w:val="32"/>
        </w:rPr>
        <w:t>Output-</w:t>
      </w:r>
    </w:p>
    <w:p w:rsidR="0080374E" w:rsidRPr="005D6DFF" w:rsidRDefault="00153ED9" w:rsidP="00D64D04">
      <w:pPr>
        <w:pStyle w:val="NormalWeb"/>
        <w:rPr>
          <w:rFonts w:asciiTheme="majorHAnsi" w:hAnsiTheme="majorHAnsi"/>
          <w:color w:val="000000"/>
          <w:sz w:val="32"/>
          <w:szCs w:val="32"/>
        </w:rPr>
      </w:pPr>
      <w:r>
        <w:rPr>
          <w:rFonts w:asciiTheme="majorHAnsi" w:hAnsiTheme="majorHAnsi"/>
          <w:noProof/>
          <w:color w:val="000000"/>
          <w:sz w:val="32"/>
          <w:szCs w:val="32"/>
        </w:rPr>
        <w:lastRenderedPageBreak/>
        <w:drawing>
          <wp:inline distT="0" distB="0" distL="0" distR="0">
            <wp:extent cx="5943600" cy="34003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srcRect/>
                    <a:stretch>
                      <a:fillRect/>
                    </a:stretch>
                  </pic:blipFill>
                  <pic:spPr bwMode="auto">
                    <a:xfrm>
                      <a:off x="0" y="0"/>
                      <a:ext cx="5943600" cy="3400398"/>
                    </a:xfrm>
                    <a:prstGeom prst="rect">
                      <a:avLst/>
                    </a:prstGeom>
                    <a:noFill/>
                    <a:ln w="9525">
                      <a:noFill/>
                      <a:miter lim="800000"/>
                      <a:headEnd/>
                      <a:tailEnd/>
                    </a:ln>
                  </pic:spPr>
                </pic:pic>
              </a:graphicData>
            </a:graphic>
          </wp:inline>
        </w:drawing>
      </w:r>
    </w:p>
    <w:p w:rsidR="00D64D04" w:rsidRPr="00D64D04" w:rsidRDefault="00D64D04" w:rsidP="00EC386C">
      <w:pPr>
        <w:rPr>
          <w:rFonts w:asciiTheme="majorHAnsi" w:hAnsiTheme="majorHAnsi"/>
          <w:color w:val="000000" w:themeColor="text1"/>
          <w:sz w:val="32"/>
          <w:szCs w:val="32"/>
        </w:rPr>
      </w:pPr>
    </w:p>
    <w:p w:rsidR="00D64D04" w:rsidRPr="00C8245B" w:rsidRDefault="00C8245B" w:rsidP="00EC386C">
      <w:pPr>
        <w:rPr>
          <w:rFonts w:asciiTheme="majorHAnsi" w:hAnsiTheme="majorHAnsi"/>
          <w:color w:val="000000" w:themeColor="text1"/>
          <w:sz w:val="32"/>
          <w:szCs w:val="32"/>
        </w:rPr>
      </w:pPr>
      <w:r w:rsidRPr="00C8245B">
        <w:rPr>
          <w:rFonts w:asciiTheme="majorHAnsi" w:hAnsiTheme="majorHAnsi"/>
          <w:color w:val="000000" w:themeColor="text1"/>
          <w:sz w:val="32"/>
          <w:szCs w:val="32"/>
        </w:rPr>
        <w:t xml:space="preserve">HOW ARE ACTIVE LINKS DIFFERENT FROM NORMAL </w:t>
      </w:r>
      <w:proofErr w:type="gramStart"/>
      <w:r w:rsidRPr="00C8245B">
        <w:rPr>
          <w:rFonts w:asciiTheme="majorHAnsi" w:hAnsiTheme="majorHAnsi"/>
          <w:color w:val="000000" w:themeColor="text1"/>
          <w:sz w:val="32"/>
          <w:szCs w:val="32"/>
        </w:rPr>
        <w:t>LINKS ?</w:t>
      </w:r>
      <w:proofErr w:type="gramEnd"/>
    </w:p>
    <w:p w:rsidR="00C8245B" w:rsidRPr="00C8245B" w:rsidRDefault="00C8245B" w:rsidP="00C8245B">
      <w:pPr>
        <w:pStyle w:val="intro"/>
        <w:shd w:val="clear" w:color="auto" w:fill="FFFFFF"/>
        <w:spacing w:before="288" w:beforeAutospacing="0" w:after="288" w:afterAutospacing="0"/>
        <w:rPr>
          <w:rFonts w:ascii="Verdana" w:hAnsi="Verdana"/>
          <w:color w:val="000000"/>
          <w:sz w:val="28"/>
          <w:szCs w:val="28"/>
        </w:rPr>
      </w:pPr>
      <w:r w:rsidRPr="00C8245B">
        <w:rPr>
          <w:rFonts w:ascii="Verdana" w:hAnsi="Verdana"/>
          <w:color w:val="000000"/>
          <w:sz w:val="28"/>
          <w:szCs w:val="28"/>
        </w:rPr>
        <w:t>An HTML link is displayed in a different color depending on whether it has been visited, is unvisited, or is active.</w:t>
      </w:r>
    </w:p>
    <w:p w:rsidR="00C8245B" w:rsidRDefault="0050576F" w:rsidP="00C8245B">
      <w:pPr>
        <w:spacing w:before="300" w:after="300"/>
        <w:rPr>
          <w:rFonts w:ascii="Times New Roman" w:hAnsi="Times New Roman"/>
        </w:rPr>
      </w:pPr>
      <w:r>
        <w:pict>
          <v:rect id="_x0000_i1036" style="width:0;height:0" o:hralign="center" o:hrstd="t" o:hrnoshade="t" o:hr="t" fillcolor="black" stroked="f"/>
        </w:pict>
      </w:r>
    </w:p>
    <w:p w:rsidR="00C8245B" w:rsidRPr="00C8245B" w:rsidRDefault="00C8245B" w:rsidP="00C8245B">
      <w:pPr>
        <w:pStyle w:val="Heading2"/>
        <w:shd w:val="clear" w:color="auto" w:fill="FFFFFF"/>
        <w:spacing w:before="150" w:after="150"/>
        <w:rPr>
          <w:rFonts w:cs="Segoe UI"/>
          <w:b w:val="0"/>
          <w:bCs w:val="0"/>
          <w:color w:val="000000"/>
          <w:sz w:val="28"/>
          <w:szCs w:val="28"/>
        </w:rPr>
      </w:pPr>
      <w:r w:rsidRPr="00C8245B">
        <w:rPr>
          <w:rFonts w:cs="Segoe UI"/>
          <w:b w:val="0"/>
          <w:bCs w:val="0"/>
          <w:color w:val="000000"/>
          <w:sz w:val="28"/>
          <w:szCs w:val="28"/>
        </w:rPr>
        <w:t>HTML Link Colors</w:t>
      </w:r>
    </w:p>
    <w:p w:rsidR="00C8245B" w:rsidRDefault="00C8245B" w:rsidP="00C824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default, a link will appear like this (in all browsers):</w:t>
      </w:r>
    </w:p>
    <w:p w:rsidR="00C8245B" w:rsidRDefault="00C8245B" w:rsidP="00C8245B">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unvisited link is underlined and blue</w:t>
      </w:r>
    </w:p>
    <w:p w:rsidR="00C8245B" w:rsidRDefault="00C8245B" w:rsidP="00C8245B">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 visited link is underlined and purple</w:t>
      </w:r>
    </w:p>
    <w:p w:rsidR="00C8245B" w:rsidRDefault="00C8245B" w:rsidP="00C8245B">
      <w:pPr>
        <w:numPr>
          <w:ilvl w:val="0"/>
          <w:numId w:val="11"/>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An active link is underlined and red</w:t>
      </w:r>
    </w:p>
    <w:p w:rsidR="00C8245B" w:rsidRDefault="00C8245B" w:rsidP="00C824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change the link state colors, by using CSS:</w:t>
      </w:r>
    </w:p>
    <w:p w:rsidR="00C8245B" w:rsidRDefault="00C8245B" w:rsidP="00C8245B">
      <w:pPr>
        <w:pStyle w:val="Heading3"/>
        <w:spacing w:before="150" w:after="15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proofErr w:type="gramStart"/>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DOCTYPE</w:t>
      </w:r>
      <w:proofErr w:type="gramEnd"/>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9CDCFE"/>
          <w:sz w:val="21"/>
          <w:szCs w:val="21"/>
        </w:rPr>
        <w:t>html</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html</w:t>
      </w:r>
      <w:r w:rsidRPr="00153ED9">
        <w:rPr>
          <w:rFonts w:ascii="Consolas" w:eastAsia="Times New Roman" w:hAnsi="Consolas" w:cs="Times New Roman"/>
          <w:color w:val="D4D4D4"/>
          <w:sz w:val="21"/>
          <w:szCs w:val="21"/>
        </w:rPr>
        <w:t xml:space="preserve"> </w:t>
      </w:r>
      <w:proofErr w:type="spellStart"/>
      <w:proofErr w:type="gramStart"/>
      <w:r w:rsidRPr="00153ED9">
        <w:rPr>
          <w:rFonts w:ascii="Consolas" w:eastAsia="Times New Roman" w:hAnsi="Consolas" w:cs="Times New Roman"/>
          <w:color w:val="9CDCFE"/>
          <w:sz w:val="21"/>
          <w:szCs w:val="21"/>
        </w:rPr>
        <w:t>lang</w:t>
      </w:r>
      <w:proofErr w:type="spellEnd"/>
      <w:proofErr w:type="gramEnd"/>
      <w:r w:rsidRPr="00153ED9">
        <w:rPr>
          <w:rFonts w:ascii="Consolas" w:eastAsia="Times New Roman" w:hAnsi="Consolas" w:cs="Times New Roman"/>
          <w:color w:val="D4D4D4"/>
          <w:sz w:val="21"/>
          <w:szCs w:val="21"/>
        </w:rPr>
        <w:t>=</w:t>
      </w:r>
      <w:r w:rsidRPr="00153ED9">
        <w:rPr>
          <w:rFonts w:ascii="Consolas" w:eastAsia="Times New Roman" w:hAnsi="Consolas" w:cs="Times New Roman"/>
          <w:color w:val="CE9178"/>
          <w:sz w:val="21"/>
          <w:szCs w:val="21"/>
        </w:rPr>
        <w:t>"en"</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808080"/>
          <w:sz w:val="21"/>
          <w:szCs w:val="21"/>
        </w:rPr>
        <w:lastRenderedPageBreak/>
        <w:t>&lt;</w:t>
      </w:r>
      <w:proofErr w:type="gramStart"/>
      <w:r w:rsidRPr="00153ED9">
        <w:rPr>
          <w:rFonts w:ascii="Consolas" w:eastAsia="Times New Roman" w:hAnsi="Consolas" w:cs="Times New Roman"/>
          <w:color w:val="569CD6"/>
          <w:sz w:val="21"/>
          <w:szCs w:val="21"/>
        </w:rPr>
        <w:t>head</w:t>
      </w:r>
      <w:proofErr w:type="gramEnd"/>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proofErr w:type="gramStart"/>
      <w:r w:rsidRPr="00153ED9">
        <w:rPr>
          <w:rFonts w:ascii="Consolas" w:eastAsia="Times New Roman" w:hAnsi="Consolas" w:cs="Times New Roman"/>
          <w:color w:val="569CD6"/>
          <w:sz w:val="21"/>
          <w:szCs w:val="21"/>
        </w:rPr>
        <w:t>style</w:t>
      </w:r>
      <w:proofErr w:type="gramEnd"/>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D7BA7D"/>
          <w:sz w:val="21"/>
          <w:szCs w:val="21"/>
        </w:rPr>
        <w:t>a:</w:t>
      </w:r>
      <w:proofErr w:type="gramEnd"/>
      <w:r w:rsidRPr="00153ED9">
        <w:rPr>
          <w:rFonts w:ascii="Consolas" w:eastAsia="Times New Roman" w:hAnsi="Consolas" w:cs="Times New Roman"/>
          <w:color w:val="D7BA7D"/>
          <w:sz w:val="21"/>
          <w:szCs w:val="21"/>
        </w:rPr>
        <w:t>link</w:t>
      </w: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color</w:t>
      </w:r>
      <w:proofErr w:type="gramEnd"/>
      <w:r w:rsidRPr="00153ED9">
        <w:rPr>
          <w:rFonts w:ascii="Consolas" w:eastAsia="Times New Roman" w:hAnsi="Consolas" w:cs="Times New Roman"/>
          <w:color w:val="D4D4D4"/>
          <w:sz w:val="21"/>
          <w:szCs w:val="21"/>
        </w:rPr>
        <w:t>: green;</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background-color</w:t>
      </w:r>
      <w:proofErr w:type="gramEnd"/>
      <w:r w:rsidRPr="00153ED9">
        <w:rPr>
          <w:rFonts w:ascii="Consolas" w:eastAsia="Times New Roman" w:hAnsi="Consolas" w:cs="Times New Roman"/>
          <w:color w:val="D4D4D4"/>
          <w:sz w:val="21"/>
          <w:szCs w:val="21"/>
        </w:rPr>
        <w:t>: transparent;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text-decoration</w:t>
      </w:r>
      <w:proofErr w:type="gramEnd"/>
      <w:r w:rsidRPr="00153ED9">
        <w:rPr>
          <w:rFonts w:ascii="Consolas" w:eastAsia="Times New Roman" w:hAnsi="Consolas" w:cs="Times New Roman"/>
          <w:color w:val="D4D4D4"/>
          <w:sz w:val="21"/>
          <w:szCs w:val="21"/>
        </w:rPr>
        <w:t>: none;</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D7BA7D"/>
          <w:sz w:val="21"/>
          <w:szCs w:val="21"/>
        </w:rPr>
        <w:t>a:</w:t>
      </w:r>
      <w:proofErr w:type="gramEnd"/>
      <w:r w:rsidRPr="00153ED9">
        <w:rPr>
          <w:rFonts w:ascii="Consolas" w:eastAsia="Times New Roman" w:hAnsi="Consolas" w:cs="Times New Roman"/>
          <w:color w:val="D7BA7D"/>
          <w:sz w:val="21"/>
          <w:szCs w:val="21"/>
        </w:rPr>
        <w:t>visited</w:t>
      </w: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color</w:t>
      </w:r>
      <w:proofErr w:type="gramEnd"/>
      <w:r w:rsidRPr="00153ED9">
        <w:rPr>
          <w:rFonts w:ascii="Consolas" w:eastAsia="Times New Roman" w:hAnsi="Consolas" w:cs="Times New Roman"/>
          <w:color w:val="D4D4D4"/>
          <w:sz w:val="21"/>
          <w:szCs w:val="21"/>
        </w:rPr>
        <w:t>: pink;</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background-color</w:t>
      </w:r>
      <w:proofErr w:type="gramEnd"/>
      <w:r w:rsidRPr="00153ED9">
        <w:rPr>
          <w:rFonts w:ascii="Consolas" w:eastAsia="Times New Roman" w:hAnsi="Consolas" w:cs="Times New Roman"/>
          <w:color w:val="D4D4D4"/>
          <w:sz w:val="21"/>
          <w:szCs w:val="21"/>
        </w:rPr>
        <w:t>: transparent;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text-decoration</w:t>
      </w:r>
      <w:proofErr w:type="gramEnd"/>
      <w:r w:rsidRPr="00153ED9">
        <w:rPr>
          <w:rFonts w:ascii="Consolas" w:eastAsia="Times New Roman" w:hAnsi="Consolas" w:cs="Times New Roman"/>
          <w:color w:val="D4D4D4"/>
          <w:sz w:val="21"/>
          <w:szCs w:val="21"/>
        </w:rPr>
        <w:t>: none;</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D7BA7D"/>
          <w:sz w:val="21"/>
          <w:szCs w:val="21"/>
        </w:rPr>
        <w:t>a:</w:t>
      </w:r>
      <w:proofErr w:type="gramEnd"/>
      <w:r w:rsidRPr="00153ED9">
        <w:rPr>
          <w:rFonts w:ascii="Consolas" w:eastAsia="Times New Roman" w:hAnsi="Consolas" w:cs="Times New Roman"/>
          <w:color w:val="D7BA7D"/>
          <w:sz w:val="21"/>
          <w:szCs w:val="21"/>
        </w:rPr>
        <w:t>hover</w:t>
      </w: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color</w:t>
      </w:r>
      <w:proofErr w:type="gramEnd"/>
      <w:r w:rsidRPr="00153ED9">
        <w:rPr>
          <w:rFonts w:ascii="Consolas" w:eastAsia="Times New Roman" w:hAnsi="Consolas" w:cs="Times New Roman"/>
          <w:color w:val="D4D4D4"/>
          <w:sz w:val="21"/>
          <w:szCs w:val="21"/>
        </w:rPr>
        <w:t>: red;</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background-color</w:t>
      </w:r>
      <w:proofErr w:type="gramEnd"/>
      <w:r w:rsidRPr="00153ED9">
        <w:rPr>
          <w:rFonts w:ascii="Consolas" w:eastAsia="Times New Roman" w:hAnsi="Consolas" w:cs="Times New Roman"/>
          <w:color w:val="D4D4D4"/>
          <w:sz w:val="21"/>
          <w:szCs w:val="21"/>
        </w:rPr>
        <w:t>: transparent;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text-decoration</w:t>
      </w:r>
      <w:proofErr w:type="gramEnd"/>
      <w:r w:rsidRPr="00153ED9">
        <w:rPr>
          <w:rFonts w:ascii="Consolas" w:eastAsia="Times New Roman" w:hAnsi="Consolas" w:cs="Times New Roman"/>
          <w:color w:val="D4D4D4"/>
          <w:sz w:val="21"/>
          <w:szCs w:val="21"/>
        </w:rPr>
        <w:t>: underline;</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D7BA7D"/>
          <w:sz w:val="21"/>
          <w:szCs w:val="21"/>
        </w:rPr>
        <w:t>a:</w:t>
      </w:r>
      <w:proofErr w:type="gramEnd"/>
      <w:r w:rsidRPr="00153ED9">
        <w:rPr>
          <w:rFonts w:ascii="Consolas" w:eastAsia="Times New Roman" w:hAnsi="Consolas" w:cs="Times New Roman"/>
          <w:color w:val="D7BA7D"/>
          <w:sz w:val="21"/>
          <w:szCs w:val="21"/>
        </w:rPr>
        <w:t>active</w:t>
      </w: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color</w:t>
      </w:r>
      <w:proofErr w:type="gramEnd"/>
      <w:r w:rsidRPr="00153ED9">
        <w:rPr>
          <w:rFonts w:ascii="Consolas" w:eastAsia="Times New Roman" w:hAnsi="Consolas" w:cs="Times New Roman"/>
          <w:color w:val="D4D4D4"/>
          <w:sz w:val="21"/>
          <w:szCs w:val="21"/>
        </w:rPr>
        <w:t>: yellow;</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background-color</w:t>
      </w:r>
      <w:proofErr w:type="gramEnd"/>
      <w:r w:rsidRPr="00153ED9">
        <w:rPr>
          <w:rFonts w:ascii="Consolas" w:eastAsia="Times New Roman" w:hAnsi="Consolas" w:cs="Times New Roman"/>
          <w:color w:val="D4D4D4"/>
          <w:sz w:val="21"/>
          <w:szCs w:val="21"/>
        </w:rPr>
        <w:t>: transparent;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roofErr w:type="gramStart"/>
      <w:r w:rsidRPr="00153ED9">
        <w:rPr>
          <w:rFonts w:ascii="Consolas" w:eastAsia="Times New Roman" w:hAnsi="Consolas" w:cs="Times New Roman"/>
          <w:color w:val="9CDCFE"/>
          <w:sz w:val="21"/>
          <w:szCs w:val="21"/>
        </w:rPr>
        <w:t>text-decoration</w:t>
      </w:r>
      <w:proofErr w:type="gramEnd"/>
      <w:r w:rsidRPr="00153ED9">
        <w:rPr>
          <w:rFonts w:ascii="Consolas" w:eastAsia="Times New Roman" w:hAnsi="Consolas" w:cs="Times New Roman"/>
          <w:color w:val="D4D4D4"/>
          <w:sz w:val="21"/>
          <w:szCs w:val="21"/>
        </w:rPr>
        <w:t>: underline;</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style</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proofErr w:type="gramStart"/>
      <w:r w:rsidRPr="00153ED9">
        <w:rPr>
          <w:rFonts w:ascii="Consolas" w:eastAsia="Times New Roman" w:hAnsi="Consolas" w:cs="Times New Roman"/>
          <w:color w:val="569CD6"/>
          <w:sz w:val="21"/>
          <w:szCs w:val="21"/>
        </w:rPr>
        <w:t>meta</w:t>
      </w:r>
      <w:proofErr w:type="gramEnd"/>
      <w:r w:rsidRPr="00153ED9">
        <w:rPr>
          <w:rFonts w:ascii="Consolas" w:eastAsia="Times New Roman" w:hAnsi="Consolas" w:cs="Times New Roman"/>
          <w:color w:val="D4D4D4"/>
          <w:sz w:val="21"/>
          <w:szCs w:val="21"/>
        </w:rPr>
        <w:t xml:space="preserve"> </w:t>
      </w:r>
      <w:proofErr w:type="spellStart"/>
      <w:r w:rsidRPr="00153ED9">
        <w:rPr>
          <w:rFonts w:ascii="Consolas" w:eastAsia="Times New Roman" w:hAnsi="Consolas" w:cs="Times New Roman"/>
          <w:color w:val="9CDCFE"/>
          <w:sz w:val="21"/>
          <w:szCs w:val="21"/>
        </w:rPr>
        <w:t>charset</w:t>
      </w:r>
      <w:proofErr w:type="spellEnd"/>
      <w:r w:rsidRPr="00153ED9">
        <w:rPr>
          <w:rFonts w:ascii="Consolas" w:eastAsia="Times New Roman" w:hAnsi="Consolas" w:cs="Times New Roman"/>
          <w:color w:val="D4D4D4"/>
          <w:sz w:val="21"/>
          <w:szCs w:val="21"/>
        </w:rPr>
        <w:t>=</w:t>
      </w:r>
      <w:r w:rsidRPr="00153ED9">
        <w:rPr>
          <w:rFonts w:ascii="Consolas" w:eastAsia="Times New Roman" w:hAnsi="Consolas" w:cs="Times New Roman"/>
          <w:color w:val="CE9178"/>
          <w:sz w:val="21"/>
          <w:szCs w:val="21"/>
        </w:rPr>
        <w:t>"UTF-8"</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proofErr w:type="gramStart"/>
      <w:r w:rsidRPr="00153ED9">
        <w:rPr>
          <w:rFonts w:ascii="Consolas" w:eastAsia="Times New Roman" w:hAnsi="Consolas" w:cs="Times New Roman"/>
          <w:color w:val="569CD6"/>
          <w:sz w:val="21"/>
          <w:szCs w:val="21"/>
        </w:rPr>
        <w:t>meta</w:t>
      </w:r>
      <w:proofErr w:type="gramEnd"/>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9CDCFE"/>
          <w:sz w:val="21"/>
          <w:szCs w:val="21"/>
        </w:rPr>
        <w:t>name</w:t>
      </w:r>
      <w:r w:rsidRPr="00153ED9">
        <w:rPr>
          <w:rFonts w:ascii="Consolas" w:eastAsia="Times New Roman" w:hAnsi="Consolas" w:cs="Times New Roman"/>
          <w:color w:val="D4D4D4"/>
          <w:sz w:val="21"/>
          <w:szCs w:val="21"/>
        </w:rPr>
        <w:t>=</w:t>
      </w:r>
      <w:r w:rsidRPr="00153ED9">
        <w:rPr>
          <w:rFonts w:ascii="Consolas" w:eastAsia="Times New Roman" w:hAnsi="Consolas" w:cs="Times New Roman"/>
          <w:color w:val="CE9178"/>
          <w:sz w:val="21"/>
          <w:szCs w:val="21"/>
        </w:rPr>
        <w:t>"viewport"</w:t>
      </w: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9CDCFE"/>
          <w:sz w:val="21"/>
          <w:szCs w:val="21"/>
        </w:rPr>
        <w:t>content</w:t>
      </w:r>
      <w:r w:rsidRPr="00153ED9">
        <w:rPr>
          <w:rFonts w:ascii="Consolas" w:eastAsia="Times New Roman" w:hAnsi="Consolas" w:cs="Times New Roman"/>
          <w:color w:val="D4D4D4"/>
          <w:sz w:val="21"/>
          <w:szCs w:val="21"/>
        </w:rPr>
        <w:t>=</w:t>
      </w:r>
      <w:r w:rsidRPr="00153ED9">
        <w:rPr>
          <w:rFonts w:ascii="Consolas" w:eastAsia="Times New Roman" w:hAnsi="Consolas" w:cs="Times New Roman"/>
          <w:color w:val="CE9178"/>
          <w:sz w:val="21"/>
          <w:szCs w:val="21"/>
        </w:rPr>
        <w:t>"width=device-width, initial-scale=1.0"</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proofErr w:type="gramStart"/>
      <w:r w:rsidRPr="00153ED9">
        <w:rPr>
          <w:rFonts w:ascii="Consolas" w:eastAsia="Times New Roman" w:hAnsi="Consolas" w:cs="Times New Roman"/>
          <w:color w:val="569CD6"/>
          <w:sz w:val="21"/>
          <w:szCs w:val="21"/>
        </w:rPr>
        <w:t>title</w:t>
      </w:r>
      <w:r w:rsidRPr="00153ED9">
        <w:rPr>
          <w:rFonts w:ascii="Consolas" w:eastAsia="Times New Roman" w:hAnsi="Consolas" w:cs="Times New Roman"/>
          <w:color w:val="808080"/>
          <w:sz w:val="21"/>
          <w:szCs w:val="21"/>
        </w:rPr>
        <w:t>&gt;</w:t>
      </w:r>
      <w:proofErr w:type="gramEnd"/>
      <w:r w:rsidRPr="00153ED9">
        <w:rPr>
          <w:rFonts w:ascii="Consolas" w:eastAsia="Times New Roman" w:hAnsi="Consolas" w:cs="Times New Roman"/>
          <w:color w:val="D4D4D4"/>
          <w:sz w:val="21"/>
          <w:szCs w:val="21"/>
        </w:rPr>
        <w:t>html id attribute</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title</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proofErr w:type="gramStart"/>
      <w:r w:rsidRPr="00153ED9">
        <w:rPr>
          <w:rFonts w:ascii="Consolas" w:eastAsia="Times New Roman" w:hAnsi="Consolas" w:cs="Times New Roman"/>
          <w:color w:val="569CD6"/>
          <w:sz w:val="21"/>
          <w:szCs w:val="21"/>
        </w:rPr>
        <w:t>body</w:t>
      </w:r>
      <w:proofErr w:type="gramEnd"/>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h2</w:t>
      </w:r>
      <w:r w:rsidRPr="00153ED9">
        <w:rPr>
          <w:rFonts w:ascii="Consolas" w:eastAsia="Times New Roman" w:hAnsi="Consolas" w:cs="Times New Roman"/>
          <w:color w:val="808080"/>
          <w:sz w:val="21"/>
          <w:szCs w:val="21"/>
        </w:rPr>
        <w:t>&gt;</w:t>
      </w:r>
      <w:r w:rsidRPr="00153ED9">
        <w:rPr>
          <w:rFonts w:ascii="Consolas" w:eastAsia="Times New Roman" w:hAnsi="Consolas" w:cs="Times New Roman"/>
          <w:color w:val="D4D4D4"/>
          <w:sz w:val="21"/>
          <w:szCs w:val="21"/>
        </w:rPr>
        <w:t>Link Colors</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h2</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p</w:t>
      </w:r>
      <w:r w:rsidRPr="00153ED9">
        <w:rPr>
          <w:rFonts w:ascii="Consolas" w:eastAsia="Times New Roman" w:hAnsi="Consolas" w:cs="Times New Roman"/>
          <w:color w:val="808080"/>
          <w:sz w:val="21"/>
          <w:szCs w:val="21"/>
        </w:rPr>
        <w:t>&gt;</w:t>
      </w:r>
      <w:proofErr w:type="gramStart"/>
      <w:r w:rsidRPr="00153ED9">
        <w:rPr>
          <w:rFonts w:ascii="Consolas" w:eastAsia="Times New Roman" w:hAnsi="Consolas" w:cs="Times New Roman"/>
          <w:color w:val="D4D4D4"/>
          <w:sz w:val="21"/>
          <w:szCs w:val="21"/>
        </w:rPr>
        <w:t>You</w:t>
      </w:r>
      <w:proofErr w:type="gramEnd"/>
      <w:r w:rsidRPr="00153ED9">
        <w:rPr>
          <w:rFonts w:ascii="Consolas" w:eastAsia="Times New Roman" w:hAnsi="Consolas" w:cs="Times New Roman"/>
          <w:color w:val="D4D4D4"/>
          <w:sz w:val="21"/>
          <w:szCs w:val="21"/>
        </w:rPr>
        <w:t xml:space="preserve"> can change the default colors of links</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p</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a</w:t>
      </w:r>
      <w:r w:rsidRPr="00153ED9">
        <w:rPr>
          <w:rFonts w:ascii="Consolas" w:eastAsia="Times New Roman" w:hAnsi="Consolas" w:cs="Times New Roman"/>
          <w:color w:val="D4D4D4"/>
          <w:sz w:val="21"/>
          <w:szCs w:val="21"/>
        </w:rPr>
        <w:t xml:space="preserve"> </w:t>
      </w:r>
      <w:proofErr w:type="spellStart"/>
      <w:r w:rsidRPr="00153ED9">
        <w:rPr>
          <w:rFonts w:ascii="Consolas" w:eastAsia="Times New Roman" w:hAnsi="Consolas" w:cs="Times New Roman"/>
          <w:color w:val="9CDCFE"/>
          <w:sz w:val="21"/>
          <w:szCs w:val="21"/>
        </w:rPr>
        <w:t>href</w:t>
      </w:r>
      <w:proofErr w:type="spellEnd"/>
      <w:r w:rsidRPr="00153ED9">
        <w:rPr>
          <w:rFonts w:ascii="Consolas" w:eastAsia="Times New Roman" w:hAnsi="Consolas" w:cs="Times New Roman"/>
          <w:color w:val="D4D4D4"/>
          <w:sz w:val="21"/>
          <w:szCs w:val="21"/>
        </w:rPr>
        <w:t>=</w:t>
      </w:r>
      <w:r w:rsidRPr="00153ED9">
        <w:rPr>
          <w:rFonts w:ascii="Consolas" w:eastAsia="Times New Roman" w:hAnsi="Consolas" w:cs="Times New Roman"/>
          <w:color w:val="CE9178"/>
          <w:sz w:val="21"/>
          <w:szCs w:val="21"/>
        </w:rPr>
        <w:t>"html_images.asp"</w:t>
      </w:r>
      <w:r w:rsidRPr="00153ED9">
        <w:rPr>
          <w:rFonts w:ascii="Consolas" w:eastAsia="Times New Roman" w:hAnsi="Consolas" w:cs="Times New Roman"/>
          <w:color w:val="D4D4D4"/>
          <w:sz w:val="21"/>
          <w:szCs w:val="21"/>
        </w:rPr>
        <w:t xml:space="preserve"> </w:t>
      </w:r>
      <w:r w:rsidRPr="00153ED9">
        <w:rPr>
          <w:rFonts w:ascii="Consolas" w:eastAsia="Times New Roman" w:hAnsi="Consolas" w:cs="Times New Roman"/>
          <w:color w:val="9CDCFE"/>
          <w:sz w:val="21"/>
          <w:szCs w:val="21"/>
        </w:rPr>
        <w:t>target</w:t>
      </w:r>
      <w:r w:rsidRPr="00153ED9">
        <w:rPr>
          <w:rFonts w:ascii="Consolas" w:eastAsia="Times New Roman" w:hAnsi="Consolas" w:cs="Times New Roman"/>
          <w:color w:val="D4D4D4"/>
          <w:sz w:val="21"/>
          <w:szCs w:val="21"/>
        </w:rPr>
        <w:t>=</w:t>
      </w:r>
      <w:r w:rsidRPr="00153ED9">
        <w:rPr>
          <w:rFonts w:ascii="Consolas" w:eastAsia="Times New Roman" w:hAnsi="Consolas" w:cs="Times New Roman"/>
          <w:color w:val="CE9178"/>
          <w:sz w:val="21"/>
          <w:szCs w:val="21"/>
        </w:rPr>
        <w:t>"_blank"</w:t>
      </w:r>
      <w:r w:rsidRPr="00153ED9">
        <w:rPr>
          <w:rFonts w:ascii="Consolas" w:eastAsia="Times New Roman" w:hAnsi="Consolas" w:cs="Times New Roman"/>
          <w:color w:val="808080"/>
          <w:sz w:val="21"/>
          <w:szCs w:val="21"/>
        </w:rPr>
        <w:t>&gt;</w:t>
      </w:r>
      <w:r w:rsidRPr="00153ED9">
        <w:rPr>
          <w:rFonts w:ascii="Consolas" w:eastAsia="Times New Roman" w:hAnsi="Consolas" w:cs="Times New Roman"/>
          <w:color w:val="D4D4D4"/>
          <w:sz w:val="21"/>
          <w:szCs w:val="21"/>
        </w:rPr>
        <w:t>HTML Images</w:t>
      </w: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a</w:t>
      </w:r>
      <w:r w:rsidRPr="00153ED9">
        <w:rPr>
          <w:rFonts w:ascii="Consolas" w:eastAsia="Times New Roman" w:hAnsi="Consolas" w:cs="Times New Roman"/>
          <w:color w:val="808080"/>
          <w:sz w:val="21"/>
          <w:szCs w:val="21"/>
        </w:rPr>
        <w:t>&gt;</w:t>
      </w: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D4D4D4"/>
          <w:sz w:val="21"/>
          <w:szCs w:val="21"/>
        </w:rPr>
        <w:t xml:space="preserve">        </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body</w:t>
      </w:r>
      <w:r w:rsidRPr="00153ED9">
        <w:rPr>
          <w:rFonts w:ascii="Consolas" w:eastAsia="Times New Roman" w:hAnsi="Consolas" w:cs="Times New Roman"/>
          <w:color w:val="808080"/>
          <w:sz w:val="21"/>
          <w:szCs w:val="21"/>
        </w:rPr>
        <w:t>&gt;</w:t>
      </w:r>
    </w:p>
    <w:p w:rsidR="00153ED9" w:rsidRDefault="00153ED9" w:rsidP="00153ED9">
      <w:pPr>
        <w:shd w:val="clear" w:color="auto" w:fill="1E1E1E"/>
        <w:spacing w:after="0" w:line="285" w:lineRule="atLeast"/>
        <w:rPr>
          <w:rFonts w:ascii="Consolas" w:eastAsia="Times New Roman" w:hAnsi="Consolas" w:cs="Times New Roman"/>
          <w:color w:val="808080"/>
          <w:sz w:val="21"/>
          <w:szCs w:val="21"/>
        </w:rPr>
      </w:pPr>
      <w:r w:rsidRPr="00153ED9">
        <w:rPr>
          <w:rFonts w:ascii="Consolas" w:eastAsia="Times New Roman" w:hAnsi="Consolas" w:cs="Times New Roman"/>
          <w:color w:val="808080"/>
          <w:sz w:val="21"/>
          <w:szCs w:val="21"/>
        </w:rPr>
        <w:t>&lt;/</w:t>
      </w:r>
      <w:r w:rsidRPr="00153ED9">
        <w:rPr>
          <w:rFonts w:ascii="Consolas" w:eastAsia="Times New Roman" w:hAnsi="Consolas" w:cs="Times New Roman"/>
          <w:color w:val="569CD6"/>
          <w:sz w:val="21"/>
          <w:szCs w:val="21"/>
        </w:rPr>
        <w:t>html</w:t>
      </w:r>
      <w:r w:rsidRPr="00153ED9">
        <w:rPr>
          <w:rFonts w:ascii="Consolas" w:eastAsia="Times New Roman" w:hAnsi="Consolas" w:cs="Times New Roman"/>
          <w:color w:val="808080"/>
          <w:sz w:val="21"/>
          <w:szCs w:val="21"/>
        </w:rPr>
        <w:t>&gt;</w:t>
      </w:r>
    </w:p>
    <w:p w:rsidR="00153ED9" w:rsidRPr="00153ED9" w:rsidRDefault="00153ED9" w:rsidP="00153ED9">
      <w:pPr>
        <w:shd w:val="clear" w:color="auto" w:fill="1E1E1E"/>
        <w:spacing w:after="0" w:line="285" w:lineRule="atLeast"/>
        <w:rPr>
          <w:rFonts w:ascii="Consolas" w:eastAsia="Times New Roman" w:hAnsi="Consolas" w:cs="Times New Roman"/>
          <w:color w:val="D4D4D4"/>
          <w:sz w:val="21"/>
          <w:szCs w:val="21"/>
        </w:rPr>
      </w:pPr>
    </w:p>
    <w:p w:rsidR="00153ED9" w:rsidRPr="00153ED9" w:rsidRDefault="00153ED9" w:rsidP="00C8245B">
      <w:pPr>
        <w:pStyle w:val="Heading2"/>
        <w:rPr>
          <w:color w:val="000000"/>
          <w:sz w:val="32"/>
          <w:szCs w:val="32"/>
        </w:rPr>
      </w:pPr>
      <w:proofErr w:type="gramStart"/>
      <w:r>
        <w:rPr>
          <w:color w:val="000000"/>
          <w:sz w:val="32"/>
          <w:szCs w:val="32"/>
        </w:rPr>
        <w:lastRenderedPageBreak/>
        <w:t>output</w:t>
      </w:r>
      <w:proofErr w:type="gramEnd"/>
    </w:p>
    <w:p w:rsidR="00153ED9" w:rsidRDefault="00153ED9" w:rsidP="00153ED9">
      <w:pPr>
        <w:pStyle w:val="Heading2"/>
        <w:rPr>
          <w:color w:val="000000"/>
        </w:rPr>
      </w:pPr>
      <w:r>
        <w:rPr>
          <w:color w:val="000000"/>
        </w:rPr>
        <w:t>Link Colors</w:t>
      </w:r>
    </w:p>
    <w:p w:rsidR="00153ED9" w:rsidRDefault="00153ED9" w:rsidP="00153ED9">
      <w:pPr>
        <w:pStyle w:val="NormalWeb"/>
        <w:rPr>
          <w:color w:val="000000"/>
          <w:sz w:val="27"/>
          <w:szCs w:val="27"/>
        </w:rPr>
      </w:pPr>
      <w:r>
        <w:rPr>
          <w:color w:val="000000"/>
          <w:sz w:val="27"/>
          <w:szCs w:val="27"/>
        </w:rPr>
        <w:t>You can change the default colors of links</w:t>
      </w:r>
    </w:p>
    <w:p w:rsidR="00C8245B" w:rsidRDefault="00153ED9" w:rsidP="00153ED9">
      <w:pPr>
        <w:pStyle w:val="NormalWeb"/>
        <w:shd w:val="clear" w:color="auto" w:fill="FFFFFF"/>
        <w:spacing w:before="288" w:beforeAutospacing="0" w:after="288" w:afterAutospacing="0"/>
      </w:pPr>
      <w:hyperlink r:id="rId86" w:tgtFrame="_blank" w:history="1">
        <w:r>
          <w:rPr>
            <w:rStyle w:val="Hyperlink"/>
            <w:rFonts w:eastAsiaTheme="majorEastAsia"/>
            <w:color w:val="008000"/>
            <w:sz w:val="27"/>
            <w:szCs w:val="27"/>
          </w:rPr>
          <w:t>HTML Images</w:t>
        </w:r>
      </w:hyperlink>
    </w:p>
    <w:p w:rsidR="00C8245B" w:rsidRDefault="00C8245B" w:rsidP="00C8245B">
      <w:pPr>
        <w:pStyle w:val="Heading2"/>
        <w:shd w:val="clear" w:color="auto" w:fill="FFFFFF"/>
        <w:spacing w:before="150" w:after="150"/>
        <w:rPr>
          <w:rFonts w:ascii="Segoe UI" w:hAnsi="Segoe UI" w:cs="Segoe UI"/>
          <w:b w:val="0"/>
          <w:bCs w:val="0"/>
          <w:color w:val="000000"/>
          <w:sz w:val="48"/>
          <w:szCs w:val="48"/>
        </w:rPr>
      </w:pPr>
      <w:r>
        <w:rPr>
          <w:rFonts w:ascii="Segoe UI" w:hAnsi="Segoe UI" w:cs="Segoe UI"/>
          <w:b w:val="0"/>
          <w:bCs w:val="0"/>
          <w:color w:val="000000"/>
          <w:sz w:val="48"/>
          <w:szCs w:val="48"/>
        </w:rPr>
        <w:t>Link Buttons</w:t>
      </w:r>
    </w:p>
    <w:p w:rsidR="00C8245B" w:rsidRDefault="00C8245B" w:rsidP="00C8245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link can also be styled as a button, by using CSS:</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proofErr w:type="gramStart"/>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DOCTYPE</w:t>
      </w:r>
      <w:proofErr w:type="gramEnd"/>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html</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html</w:t>
      </w:r>
      <w:r w:rsidRPr="002849B3">
        <w:rPr>
          <w:rFonts w:ascii="Consolas" w:eastAsia="Times New Roman" w:hAnsi="Consolas" w:cs="Times New Roman"/>
          <w:color w:val="D4D4D4"/>
          <w:sz w:val="21"/>
          <w:szCs w:val="21"/>
        </w:rPr>
        <w:t xml:space="preserve"> </w:t>
      </w:r>
      <w:proofErr w:type="spellStart"/>
      <w:proofErr w:type="gramStart"/>
      <w:r w:rsidRPr="002849B3">
        <w:rPr>
          <w:rFonts w:ascii="Consolas" w:eastAsia="Times New Roman" w:hAnsi="Consolas" w:cs="Times New Roman"/>
          <w:color w:val="9CDCFE"/>
          <w:sz w:val="21"/>
          <w:szCs w:val="21"/>
        </w:rPr>
        <w:t>lang</w:t>
      </w:r>
      <w:proofErr w:type="spellEnd"/>
      <w:proofErr w:type="gramEnd"/>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"en"</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head</w:t>
      </w:r>
      <w:proofErr w:type="gramEnd"/>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style</w:t>
      </w:r>
      <w:proofErr w:type="gramEnd"/>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D7BA7D"/>
          <w:sz w:val="21"/>
          <w:szCs w:val="21"/>
        </w:rPr>
        <w:t>a:</w:t>
      </w:r>
      <w:proofErr w:type="gramEnd"/>
      <w:r w:rsidRPr="002849B3">
        <w:rPr>
          <w:rFonts w:ascii="Consolas" w:eastAsia="Times New Roman" w:hAnsi="Consolas" w:cs="Times New Roman"/>
          <w:color w:val="D7BA7D"/>
          <w:sz w:val="21"/>
          <w:szCs w:val="21"/>
        </w:rPr>
        <w:t>link</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D7BA7D"/>
          <w:sz w:val="21"/>
          <w:szCs w:val="21"/>
        </w:rPr>
        <w:t>a:visited</w:t>
      </w: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background-color</w:t>
      </w:r>
      <w:proofErr w:type="gramEnd"/>
      <w:r w:rsidRPr="002849B3">
        <w:rPr>
          <w:rFonts w:ascii="Consolas" w:eastAsia="Times New Roman" w:hAnsi="Consolas" w:cs="Times New Roman"/>
          <w:color w:val="D4D4D4"/>
          <w:sz w:val="21"/>
          <w:szCs w:val="21"/>
        </w:rPr>
        <w:t>: #f44336;</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color</w:t>
      </w:r>
      <w:proofErr w:type="gramEnd"/>
      <w:r w:rsidRPr="002849B3">
        <w:rPr>
          <w:rFonts w:ascii="Consolas" w:eastAsia="Times New Roman" w:hAnsi="Consolas" w:cs="Times New Roman"/>
          <w:color w:val="D4D4D4"/>
          <w:sz w:val="21"/>
          <w:szCs w:val="21"/>
        </w:rPr>
        <w:t>: white;</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padding</w:t>
      </w:r>
      <w:proofErr w:type="gramEnd"/>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B5CEA8"/>
          <w:sz w:val="21"/>
          <w:szCs w:val="21"/>
        </w:rPr>
        <w:t>15px</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B5CEA8"/>
          <w:sz w:val="21"/>
          <w:szCs w:val="21"/>
        </w:rPr>
        <w:t>25px</w:t>
      </w:r>
      <w:r w:rsidRPr="002849B3">
        <w:rPr>
          <w:rFonts w:ascii="Consolas" w:eastAsia="Times New Roman" w:hAnsi="Consolas" w:cs="Times New Roman"/>
          <w:color w:val="D4D4D4"/>
          <w:sz w:val="21"/>
          <w:szCs w:val="21"/>
        </w:rPr>
        <w: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text-</w:t>
      </w:r>
      <w:proofErr w:type="gramEnd"/>
      <w:r w:rsidRPr="002849B3">
        <w:rPr>
          <w:rFonts w:ascii="Consolas" w:eastAsia="Times New Roman" w:hAnsi="Consolas" w:cs="Times New Roman"/>
          <w:color w:val="9CDCFE"/>
          <w:sz w:val="21"/>
          <w:szCs w:val="21"/>
        </w:rPr>
        <w:t>align</w:t>
      </w:r>
      <w:r w:rsidRPr="002849B3">
        <w:rPr>
          <w:rFonts w:ascii="Consolas" w:eastAsia="Times New Roman" w:hAnsi="Consolas" w:cs="Times New Roman"/>
          <w:color w:val="D4D4D4"/>
          <w:sz w:val="21"/>
          <w:szCs w:val="21"/>
        </w:rPr>
        <w:t>: center;</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text-decoration</w:t>
      </w:r>
      <w:proofErr w:type="gramEnd"/>
      <w:r w:rsidRPr="002849B3">
        <w:rPr>
          <w:rFonts w:ascii="Consolas" w:eastAsia="Times New Roman" w:hAnsi="Consolas" w:cs="Times New Roman"/>
          <w:color w:val="D4D4D4"/>
          <w:sz w:val="21"/>
          <w:szCs w:val="21"/>
        </w:rPr>
        <w:t>: none;</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display</w:t>
      </w:r>
      <w:proofErr w:type="gramEnd"/>
      <w:r w:rsidRPr="002849B3">
        <w:rPr>
          <w:rFonts w:ascii="Consolas" w:eastAsia="Times New Roman" w:hAnsi="Consolas" w:cs="Times New Roman"/>
          <w:color w:val="D4D4D4"/>
          <w:sz w:val="21"/>
          <w:szCs w:val="21"/>
        </w:rPr>
        <w:t>: inline-block;</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D7BA7D"/>
          <w:sz w:val="21"/>
          <w:szCs w:val="21"/>
        </w:rPr>
        <w:t>a:</w:t>
      </w:r>
      <w:proofErr w:type="gramEnd"/>
      <w:r w:rsidRPr="002849B3">
        <w:rPr>
          <w:rFonts w:ascii="Consolas" w:eastAsia="Times New Roman" w:hAnsi="Consolas" w:cs="Times New Roman"/>
          <w:color w:val="D7BA7D"/>
          <w:sz w:val="21"/>
          <w:szCs w:val="21"/>
        </w:rPr>
        <w:t>hover</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D7BA7D"/>
          <w:sz w:val="21"/>
          <w:szCs w:val="21"/>
        </w:rPr>
        <w:t>a:active</w:t>
      </w: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background-color</w:t>
      </w:r>
      <w:proofErr w:type="gramEnd"/>
      <w:r w:rsidRPr="002849B3">
        <w:rPr>
          <w:rFonts w:ascii="Consolas" w:eastAsia="Times New Roman" w:hAnsi="Consolas" w:cs="Times New Roman"/>
          <w:color w:val="D4D4D4"/>
          <w:sz w:val="21"/>
          <w:szCs w:val="21"/>
        </w:rPr>
        <w:t>: red;</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style</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meta</w:t>
      </w:r>
      <w:proofErr w:type="gramEnd"/>
      <w:r w:rsidRPr="002849B3">
        <w:rPr>
          <w:rFonts w:ascii="Consolas" w:eastAsia="Times New Roman" w:hAnsi="Consolas" w:cs="Times New Roman"/>
          <w:color w:val="D4D4D4"/>
          <w:sz w:val="21"/>
          <w:szCs w:val="21"/>
        </w:rPr>
        <w:t xml:space="preserve"> </w:t>
      </w:r>
      <w:proofErr w:type="spellStart"/>
      <w:r w:rsidRPr="002849B3">
        <w:rPr>
          <w:rFonts w:ascii="Consolas" w:eastAsia="Times New Roman" w:hAnsi="Consolas" w:cs="Times New Roman"/>
          <w:color w:val="9CDCFE"/>
          <w:sz w:val="21"/>
          <w:szCs w:val="21"/>
        </w:rPr>
        <w:t>charset</w:t>
      </w:r>
      <w:proofErr w:type="spellEnd"/>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"UTF-8"</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meta</w:t>
      </w:r>
      <w:proofErr w:type="gramEnd"/>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name</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"viewport"</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content</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"width=device-width, initial-scale=1.0"</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title</w:t>
      </w:r>
      <w:r w:rsidRPr="002849B3">
        <w:rPr>
          <w:rFonts w:ascii="Consolas" w:eastAsia="Times New Roman" w:hAnsi="Consolas" w:cs="Times New Roman"/>
          <w:color w:val="808080"/>
          <w:sz w:val="21"/>
          <w:szCs w:val="21"/>
        </w:rPr>
        <w:t>&gt;</w:t>
      </w:r>
      <w:proofErr w:type="gramEnd"/>
      <w:r w:rsidRPr="002849B3">
        <w:rPr>
          <w:rFonts w:ascii="Consolas" w:eastAsia="Times New Roman" w:hAnsi="Consolas" w:cs="Times New Roman"/>
          <w:color w:val="D4D4D4"/>
          <w:sz w:val="21"/>
          <w:szCs w:val="21"/>
        </w:rPr>
        <w:t>html id attribute</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title</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body</w:t>
      </w:r>
      <w:proofErr w:type="gramEnd"/>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h2</w:t>
      </w:r>
      <w:r w:rsidRPr="002849B3">
        <w:rPr>
          <w:rFonts w:ascii="Consolas" w:eastAsia="Times New Roman" w:hAnsi="Consolas" w:cs="Times New Roman"/>
          <w:color w:val="808080"/>
          <w:sz w:val="21"/>
          <w:szCs w:val="21"/>
        </w:rPr>
        <w:t>&gt;</w:t>
      </w:r>
      <w:r w:rsidRPr="002849B3">
        <w:rPr>
          <w:rFonts w:ascii="Consolas" w:eastAsia="Times New Roman" w:hAnsi="Consolas" w:cs="Times New Roman"/>
          <w:color w:val="D4D4D4"/>
          <w:sz w:val="21"/>
          <w:szCs w:val="21"/>
        </w:rPr>
        <w:t>Link Button</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h2</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p</w:t>
      </w:r>
      <w:r w:rsidRPr="002849B3">
        <w:rPr>
          <w:rFonts w:ascii="Consolas" w:eastAsia="Times New Roman" w:hAnsi="Consolas" w:cs="Times New Roman"/>
          <w:color w:val="808080"/>
          <w:sz w:val="21"/>
          <w:szCs w:val="21"/>
        </w:rPr>
        <w:t>&gt;</w:t>
      </w:r>
      <w:r w:rsidRPr="002849B3">
        <w:rPr>
          <w:rFonts w:ascii="Consolas" w:eastAsia="Times New Roman" w:hAnsi="Consolas" w:cs="Times New Roman"/>
          <w:color w:val="D4D4D4"/>
          <w:sz w:val="21"/>
          <w:szCs w:val="21"/>
        </w:rPr>
        <w:t xml:space="preserve">A link styled as a </w:t>
      </w:r>
      <w:proofErr w:type="gramStart"/>
      <w:r w:rsidRPr="002849B3">
        <w:rPr>
          <w:rFonts w:ascii="Consolas" w:eastAsia="Times New Roman" w:hAnsi="Consolas" w:cs="Times New Roman"/>
          <w:color w:val="D4D4D4"/>
          <w:sz w:val="21"/>
          <w:szCs w:val="21"/>
        </w:rPr>
        <w:t>button:</w:t>
      </w:r>
      <w:proofErr w:type="gramEnd"/>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p</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a</w:t>
      </w:r>
      <w:r w:rsidRPr="002849B3">
        <w:rPr>
          <w:rFonts w:ascii="Consolas" w:eastAsia="Times New Roman" w:hAnsi="Consolas" w:cs="Times New Roman"/>
          <w:color w:val="D4D4D4"/>
          <w:sz w:val="21"/>
          <w:szCs w:val="21"/>
        </w:rPr>
        <w:t xml:space="preserve"> </w:t>
      </w:r>
      <w:proofErr w:type="spellStart"/>
      <w:r w:rsidRPr="002849B3">
        <w:rPr>
          <w:rFonts w:ascii="Consolas" w:eastAsia="Times New Roman" w:hAnsi="Consolas" w:cs="Times New Roman"/>
          <w:color w:val="9CDCFE"/>
          <w:sz w:val="21"/>
          <w:szCs w:val="21"/>
        </w:rPr>
        <w:t>href</w:t>
      </w:r>
      <w:proofErr w:type="spellEnd"/>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"default.asp"</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target</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"_blank"</w:t>
      </w:r>
      <w:r w:rsidRPr="002849B3">
        <w:rPr>
          <w:rFonts w:ascii="Consolas" w:eastAsia="Times New Roman" w:hAnsi="Consolas" w:cs="Times New Roman"/>
          <w:color w:val="808080"/>
          <w:sz w:val="21"/>
          <w:szCs w:val="21"/>
        </w:rPr>
        <w:t>&gt;</w:t>
      </w:r>
      <w:proofErr w:type="gramStart"/>
      <w:r w:rsidRPr="002849B3">
        <w:rPr>
          <w:rFonts w:ascii="Consolas" w:eastAsia="Times New Roman" w:hAnsi="Consolas" w:cs="Times New Roman"/>
          <w:color w:val="D4D4D4"/>
          <w:sz w:val="21"/>
          <w:szCs w:val="21"/>
        </w:rPr>
        <w:t>This</w:t>
      </w:r>
      <w:proofErr w:type="gramEnd"/>
      <w:r w:rsidRPr="002849B3">
        <w:rPr>
          <w:rFonts w:ascii="Consolas" w:eastAsia="Times New Roman" w:hAnsi="Consolas" w:cs="Times New Roman"/>
          <w:color w:val="D4D4D4"/>
          <w:sz w:val="21"/>
          <w:szCs w:val="21"/>
        </w:rPr>
        <w:t xml:space="preserve"> is a link</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a</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body</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lastRenderedPageBreak/>
        <w:t>&lt;/</w:t>
      </w:r>
      <w:r w:rsidRPr="002849B3">
        <w:rPr>
          <w:rFonts w:ascii="Consolas" w:eastAsia="Times New Roman" w:hAnsi="Consolas" w:cs="Times New Roman"/>
          <w:color w:val="569CD6"/>
          <w:sz w:val="21"/>
          <w:szCs w:val="21"/>
        </w:rPr>
        <w:t>html</w:t>
      </w:r>
      <w:r w:rsidRPr="002849B3">
        <w:rPr>
          <w:rFonts w:ascii="Consolas" w:eastAsia="Times New Roman" w:hAnsi="Consolas" w:cs="Times New Roman"/>
          <w:color w:val="808080"/>
          <w:sz w:val="21"/>
          <w:szCs w:val="21"/>
        </w:rPr>
        <w:t>&gt;</w:t>
      </w:r>
    </w:p>
    <w:p w:rsidR="00C8245B" w:rsidRDefault="00C8245B" w:rsidP="00C8245B">
      <w:pPr>
        <w:pStyle w:val="NormalWeb"/>
        <w:shd w:val="clear" w:color="auto" w:fill="FFFFFF"/>
        <w:spacing w:before="288" w:beforeAutospacing="0" w:after="288" w:afterAutospacing="0"/>
        <w:rPr>
          <w:rFonts w:asciiTheme="majorHAnsi" w:hAnsiTheme="majorHAnsi"/>
          <w:sz w:val="32"/>
          <w:szCs w:val="32"/>
        </w:rPr>
      </w:pPr>
      <w:r w:rsidRPr="00C8245B">
        <w:rPr>
          <w:rFonts w:asciiTheme="majorHAnsi" w:hAnsiTheme="majorHAnsi"/>
          <w:sz w:val="32"/>
          <w:szCs w:val="32"/>
        </w:rPr>
        <w:t>Output-</w:t>
      </w:r>
    </w:p>
    <w:p w:rsidR="002849B3" w:rsidRDefault="002849B3" w:rsidP="002849B3">
      <w:pPr>
        <w:pStyle w:val="Heading2"/>
        <w:rPr>
          <w:color w:val="000000"/>
        </w:rPr>
      </w:pPr>
      <w:r>
        <w:rPr>
          <w:color w:val="000000"/>
        </w:rPr>
        <w:t>Link Button</w:t>
      </w:r>
    </w:p>
    <w:p w:rsidR="002849B3" w:rsidRDefault="002849B3" w:rsidP="002849B3">
      <w:pPr>
        <w:pStyle w:val="NormalWeb"/>
        <w:rPr>
          <w:color w:val="000000"/>
          <w:sz w:val="27"/>
          <w:szCs w:val="27"/>
        </w:rPr>
      </w:pPr>
      <w:r>
        <w:rPr>
          <w:color w:val="000000"/>
          <w:sz w:val="27"/>
          <w:szCs w:val="27"/>
        </w:rPr>
        <w:t>A link styled as a button:</w:t>
      </w:r>
    </w:p>
    <w:p w:rsidR="00C8245B" w:rsidRPr="00C8245B" w:rsidRDefault="002849B3" w:rsidP="002849B3">
      <w:pPr>
        <w:pStyle w:val="NormalWeb"/>
        <w:shd w:val="clear" w:color="auto" w:fill="FFFFFF"/>
        <w:spacing w:before="288" w:beforeAutospacing="0" w:after="288" w:afterAutospacing="0"/>
        <w:ind w:left="720"/>
        <w:rPr>
          <w:rFonts w:asciiTheme="majorHAnsi" w:hAnsiTheme="majorHAnsi"/>
          <w:color w:val="000000"/>
          <w:sz w:val="32"/>
          <w:szCs w:val="32"/>
        </w:rPr>
      </w:pPr>
      <w:hyperlink r:id="rId87" w:tgtFrame="_blank" w:history="1">
        <w:r>
          <w:rPr>
            <w:rStyle w:val="Hyperlink"/>
            <w:rFonts w:eastAsiaTheme="majorEastAsia"/>
            <w:color w:val="FFFFFF"/>
            <w:sz w:val="27"/>
            <w:szCs w:val="27"/>
            <w:shd w:val="clear" w:color="auto" w:fill="F44336"/>
          </w:rPr>
          <w:t>This is a link</w:t>
        </w:r>
      </w:hyperlink>
    </w:p>
    <w:p w:rsidR="00C8245B" w:rsidRDefault="00C8245B" w:rsidP="00EC386C">
      <w:pPr>
        <w:rPr>
          <w:rFonts w:asciiTheme="majorHAnsi" w:hAnsiTheme="majorHAnsi"/>
          <w:color w:val="000000" w:themeColor="text1"/>
          <w:sz w:val="28"/>
          <w:szCs w:val="28"/>
        </w:rPr>
      </w:pPr>
    </w:p>
    <w:p w:rsidR="00B41106" w:rsidRDefault="00B41106" w:rsidP="00EC386C">
      <w:pPr>
        <w:rPr>
          <w:rFonts w:asciiTheme="majorHAnsi" w:hAnsiTheme="majorHAnsi"/>
          <w:color w:val="000000" w:themeColor="text1"/>
          <w:sz w:val="32"/>
          <w:szCs w:val="32"/>
        </w:rPr>
      </w:pPr>
      <w:r w:rsidRPr="00B41106">
        <w:rPr>
          <w:rFonts w:asciiTheme="majorHAnsi" w:hAnsiTheme="majorHAnsi"/>
          <w:color w:val="000000" w:themeColor="text1"/>
          <w:sz w:val="32"/>
          <w:szCs w:val="32"/>
        </w:rPr>
        <w:t>WHAT ARE THE DIFFERENT TAGS TO SEPARATE SECTIONS OF TEXT?</w:t>
      </w:r>
    </w:p>
    <w:p w:rsidR="00B41106" w:rsidRPr="00B41106" w:rsidRDefault="00B41106" w:rsidP="00B41106">
      <w:pPr>
        <w:pStyle w:val="Heading2"/>
        <w:pBdr>
          <w:top w:val="single" w:sz="2" w:space="0" w:color="E5E7EB"/>
          <w:left w:val="single" w:sz="2" w:space="0" w:color="E5E7EB"/>
          <w:bottom w:val="single" w:sz="2" w:space="0" w:color="E5E7EB"/>
          <w:right w:val="single" w:sz="2" w:space="0" w:color="E5E7EB"/>
        </w:pBdr>
        <w:spacing w:before="448" w:after="256"/>
        <w:rPr>
          <w:rFonts w:ascii="Arial" w:hAnsi="Arial" w:cs="Arial"/>
          <w:color w:val="000000" w:themeColor="text1"/>
          <w:sz w:val="40"/>
          <w:szCs w:val="40"/>
        </w:rPr>
      </w:pPr>
      <w:r w:rsidRPr="00B41106">
        <w:rPr>
          <w:rFonts w:ascii="Arial" w:hAnsi="Arial" w:cs="Arial"/>
          <w:color w:val="000000" w:themeColor="text1"/>
          <w:sz w:val="40"/>
          <w:szCs w:val="40"/>
        </w:rPr>
        <w:t>Syntax</w:t>
      </w:r>
    </w:p>
    <w:p w:rsidR="00B41106" w:rsidRPr="00B41106" w:rsidRDefault="00B41106" w:rsidP="00B41106">
      <w:pPr>
        <w:pStyle w:val="NormalWeb"/>
        <w:pBdr>
          <w:top w:val="single" w:sz="2" w:space="0" w:color="E5E7EB"/>
          <w:left w:val="single" w:sz="2" w:space="0" w:color="E5E7EB"/>
          <w:bottom w:val="single" w:sz="2" w:space="0" w:color="E5E7EB"/>
          <w:right w:val="single" w:sz="2" w:space="0" w:color="E5E7EB"/>
        </w:pBdr>
        <w:spacing w:before="0" w:beforeAutospacing="0" w:after="320" w:afterAutospacing="0"/>
        <w:rPr>
          <w:rFonts w:ascii="Arial" w:hAnsi="Arial" w:cs="Arial"/>
          <w:color w:val="000000" w:themeColor="text1"/>
          <w:sz w:val="27"/>
          <w:szCs w:val="27"/>
        </w:rPr>
      </w:pPr>
      <w:r w:rsidRPr="00B41106">
        <w:rPr>
          <w:rFonts w:ascii="Arial" w:hAnsi="Arial" w:cs="Arial"/>
          <w:color w:val="000000" w:themeColor="text1"/>
          <w:sz w:val="27"/>
          <w:szCs w:val="27"/>
        </w:rPr>
        <w:t>The </w:t>
      </w:r>
      <w:r w:rsidRPr="00B41106">
        <w:rPr>
          <w:rStyle w:val="tag"/>
          <w:rFonts w:ascii="Arial" w:eastAsiaTheme="majorEastAsia" w:hAnsi="Arial" w:cs="Arial"/>
          <w:color w:val="000000" w:themeColor="text1"/>
          <w:sz w:val="27"/>
          <w:szCs w:val="27"/>
          <w:bdr w:val="single" w:sz="2" w:space="0" w:color="E5E7EB" w:frame="1"/>
        </w:rPr>
        <w:t>&lt;section&gt;</w:t>
      </w:r>
      <w:r w:rsidRPr="00B41106">
        <w:rPr>
          <w:rFonts w:ascii="Arial" w:hAnsi="Arial" w:cs="Arial"/>
          <w:color w:val="000000" w:themeColor="text1"/>
          <w:sz w:val="27"/>
          <w:szCs w:val="27"/>
        </w:rPr>
        <w:t> tag comes in pairs. The content is written between the opening (&lt;section&gt;) and closing (&lt;/section&gt;) tags.</w:t>
      </w:r>
    </w:p>
    <w:p w:rsidR="00B41106" w:rsidRPr="00B41106" w:rsidRDefault="00B41106" w:rsidP="00B41106">
      <w:pPr>
        <w:pStyle w:val="Heading3"/>
        <w:pBdr>
          <w:top w:val="single" w:sz="2" w:space="0" w:color="E5E7EB"/>
          <w:left w:val="single" w:sz="2" w:space="0" w:color="E5E7EB"/>
          <w:bottom w:val="single" w:sz="2" w:space="0" w:color="E5E7EB"/>
          <w:right w:val="single" w:sz="2" w:space="0" w:color="E5E7EB"/>
        </w:pBdr>
        <w:spacing w:before="400" w:after="160"/>
        <w:rPr>
          <w:rFonts w:ascii="Arial" w:hAnsi="Arial" w:cs="Arial"/>
          <w:color w:val="000000" w:themeColor="text1"/>
          <w:sz w:val="32"/>
          <w:szCs w:val="32"/>
        </w:rPr>
      </w:pPr>
      <w:r w:rsidRPr="00B41106">
        <w:rPr>
          <w:rFonts w:ascii="Arial" w:hAnsi="Arial" w:cs="Arial"/>
          <w:color w:val="000000" w:themeColor="text1"/>
          <w:sz w:val="32"/>
          <w:szCs w:val="32"/>
        </w:rPr>
        <w:t>Example of the HTML </w:t>
      </w:r>
      <w:r w:rsidRPr="00B41106">
        <w:rPr>
          <w:rStyle w:val="tag"/>
          <w:rFonts w:ascii="Arial" w:hAnsi="Arial" w:cs="Arial"/>
          <w:color w:val="000000" w:themeColor="text1"/>
          <w:sz w:val="32"/>
          <w:szCs w:val="32"/>
          <w:bdr w:val="single" w:sz="2" w:space="0" w:color="E5E7EB" w:frame="1"/>
        </w:rPr>
        <w:t>&lt;section&gt;</w:t>
      </w:r>
      <w:r w:rsidRPr="00B41106">
        <w:rPr>
          <w:rFonts w:ascii="Arial" w:hAnsi="Arial" w:cs="Arial"/>
          <w:color w:val="000000" w:themeColor="text1"/>
          <w:sz w:val="32"/>
          <w:szCs w:val="32"/>
        </w:rPr>
        <w:t> tag:</w:t>
      </w:r>
    </w:p>
    <w:p w:rsidR="00B41106" w:rsidRPr="00B41106" w:rsidRDefault="00B41106" w:rsidP="00B41106">
      <w:pPr>
        <w:rPr>
          <w:sz w:val="28"/>
          <w:szCs w:val="28"/>
        </w:rPr>
      </w:pPr>
      <w:proofErr w:type="gramStart"/>
      <w:r w:rsidRPr="00B41106">
        <w:rPr>
          <w:sz w:val="28"/>
          <w:szCs w:val="28"/>
        </w:rPr>
        <w:t>&lt;!DOCTYPE</w:t>
      </w:r>
      <w:proofErr w:type="gramEnd"/>
      <w:r w:rsidRPr="00B41106">
        <w:rPr>
          <w:sz w:val="28"/>
          <w:szCs w:val="28"/>
        </w:rPr>
        <w:t xml:space="preserve"> html&gt;</w:t>
      </w:r>
    </w:p>
    <w:p w:rsidR="00B41106" w:rsidRPr="00B41106" w:rsidRDefault="00B41106" w:rsidP="00B41106">
      <w:pPr>
        <w:rPr>
          <w:sz w:val="28"/>
          <w:szCs w:val="28"/>
        </w:rPr>
      </w:pPr>
      <w:r w:rsidRPr="00B41106">
        <w:rPr>
          <w:sz w:val="28"/>
          <w:szCs w:val="28"/>
        </w:rPr>
        <w:t>&lt;</w:t>
      </w:r>
      <w:proofErr w:type="gramStart"/>
      <w:r w:rsidRPr="00B41106">
        <w:rPr>
          <w:sz w:val="28"/>
          <w:szCs w:val="28"/>
        </w:rPr>
        <w:t>html</w:t>
      </w:r>
      <w:proofErr w:type="gramEnd"/>
      <w:r w:rsidRPr="00B41106">
        <w:rPr>
          <w:sz w:val="28"/>
          <w:szCs w:val="28"/>
        </w:rPr>
        <w:t>&gt;</w:t>
      </w:r>
    </w:p>
    <w:p w:rsidR="00B41106" w:rsidRPr="00B41106" w:rsidRDefault="00B41106" w:rsidP="00B41106">
      <w:pPr>
        <w:rPr>
          <w:sz w:val="28"/>
          <w:szCs w:val="28"/>
        </w:rPr>
      </w:pPr>
      <w:r w:rsidRPr="00B41106">
        <w:rPr>
          <w:sz w:val="28"/>
          <w:szCs w:val="28"/>
        </w:rPr>
        <w:t xml:space="preserve">  &lt;</w:t>
      </w:r>
      <w:proofErr w:type="gramStart"/>
      <w:r w:rsidRPr="00B41106">
        <w:rPr>
          <w:sz w:val="28"/>
          <w:szCs w:val="28"/>
        </w:rPr>
        <w:t>head</w:t>
      </w:r>
      <w:proofErr w:type="gramEnd"/>
      <w:r w:rsidRPr="00B41106">
        <w:rPr>
          <w:sz w:val="28"/>
          <w:szCs w:val="28"/>
        </w:rPr>
        <w:t>&gt;</w:t>
      </w:r>
    </w:p>
    <w:p w:rsidR="00B41106" w:rsidRPr="00B41106" w:rsidRDefault="00B41106" w:rsidP="00B41106">
      <w:pPr>
        <w:rPr>
          <w:sz w:val="28"/>
          <w:szCs w:val="28"/>
        </w:rPr>
      </w:pPr>
      <w:r w:rsidRPr="00B41106">
        <w:rPr>
          <w:sz w:val="28"/>
          <w:szCs w:val="28"/>
        </w:rPr>
        <w:t xml:space="preserve">    &lt;</w:t>
      </w:r>
      <w:proofErr w:type="gramStart"/>
      <w:r w:rsidRPr="00B41106">
        <w:rPr>
          <w:sz w:val="28"/>
          <w:szCs w:val="28"/>
        </w:rPr>
        <w:t>title&gt;</w:t>
      </w:r>
      <w:proofErr w:type="gramEnd"/>
      <w:r w:rsidRPr="00B41106">
        <w:rPr>
          <w:sz w:val="28"/>
          <w:szCs w:val="28"/>
        </w:rPr>
        <w:t>Using the section tag&lt;/title&gt;</w:t>
      </w:r>
    </w:p>
    <w:p w:rsidR="00B41106" w:rsidRPr="00B41106" w:rsidRDefault="00B41106" w:rsidP="00B41106">
      <w:pPr>
        <w:rPr>
          <w:sz w:val="28"/>
          <w:szCs w:val="28"/>
        </w:rPr>
      </w:pPr>
      <w:r w:rsidRPr="00B41106">
        <w:rPr>
          <w:sz w:val="28"/>
          <w:szCs w:val="28"/>
        </w:rPr>
        <w:t xml:space="preserve">  &lt;/head&gt;</w:t>
      </w:r>
    </w:p>
    <w:p w:rsidR="00B41106" w:rsidRPr="00B41106" w:rsidRDefault="00B41106" w:rsidP="00B41106">
      <w:pPr>
        <w:rPr>
          <w:sz w:val="28"/>
          <w:szCs w:val="28"/>
        </w:rPr>
      </w:pPr>
      <w:r w:rsidRPr="00B41106">
        <w:rPr>
          <w:sz w:val="28"/>
          <w:szCs w:val="28"/>
        </w:rPr>
        <w:t xml:space="preserve">  &lt;</w:t>
      </w:r>
      <w:proofErr w:type="gramStart"/>
      <w:r w:rsidRPr="00B41106">
        <w:rPr>
          <w:sz w:val="28"/>
          <w:szCs w:val="28"/>
        </w:rPr>
        <w:t>body</w:t>
      </w:r>
      <w:proofErr w:type="gramEnd"/>
      <w:r w:rsidRPr="00B41106">
        <w:rPr>
          <w:sz w:val="28"/>
          <w:szCs w:val="28"/>
        </w:rPr>
        <w:t>&gt;</w:t>
      </w:r>
    </w:p>
    <w:p w:rsidR="00B41106" w:rsidRPr="00B41106" w:rsidRDefault="00B41106" w:rsidP="00B41106">
      <w:pPr>
        <w:rPr>
          <w:sz w:val="28"/>
          <w:szCs w:val="28"/>
        </w:rPr>
      </w:pPr>
      <w:r w:rsidRPr="00B41106">
        <w:rPr>
          <w:sz w:val="28"/>
          <w:szCs w:val="28"/>
        </w:rPr>
        <w:t xml:space="preserve">    &lt;</w:t>
      </w:r>
      <w:proofErr w:type="gramStart"/>
      <w:r w:rsidRPr="00B41106">
        <w:rPr>
          <w:sz w:val="28"/>
          <w:szCs w:val="28"/>
        </w:rPr>
        <w:t>section</w:t>
      </w:r>
      <w:proofErr w:type="gramEnd"/>
      <w:r w:rsidRPr="00B41106">
        <w:rPr>
          <w:sz w:val="28"/>
          <w:szCs w:val="28"/>
        </w:rPr>
        <w:t>&gt;</w:t>
      </w:r>
    </w:p>
    <w:p w:rsidR="00B41106" w:rsidRPr="00B41106" w:rsidRDefault="00B41106" w:rsidP="00B41106">
      <w:pPr>
        <w:rPr>
          <w:sz w:val="28"/>
          <w:szCs w:val="28"/>
        </w:rPr>
      </w:pPr>
      <w:r w:rsidRPr="00B41106">
        <w:rPr>
          <w:sz w:val="28"/>
          <w:szCs w:val="28"/>
        </w:rPr>
        <w:t xml:space="preserve">      &lt;h2&gt;Hypertext markup language HTML&lt;/h2&gt;</w:t>
      </w:r>
    </w:p>
    <w:p w:rsidR="00B41106" w:rsidRPr="00B41106" w:rsidRDefault="00B41106" w:rsidP="00B41106">
      <w:pPr>
        <w:rPr>
          <w:sz w:val="28"/>
          <w:szCs w:val="28"/>
        </w:rPr>
      </w:pPr>
      <w:r w:rsidRPr="00B41106">
        <w:rPr>
          <w:sz w:val="28"/>
          <w:szCs w:val="28"/>
        </w:rPr>
        <w:t xml:space="preserve">      &lt;p&gt;HTML is the standard markup language for creating web pages and web applications. Browsers receive HTML documents from a web server or from local </w:t>
      </w:r>
      <w:r w:rsidRPr="00B41106">
        <w:rPr>
          <w:sz w:val="28"/>
          <w:szCs w:val="28"/>
        </w:rPr>
        <w:lastRenderedPageBreak/>
        <w:t>storage and render the documents into multimedia web pages. HTML describes the structure of a web page semantically and originally included cues for the appearance of the document</w:t>
      </w:r>
      <w:proofErr w:type="gramStart"/>
      <w:r w:rsidRPr="00B41106">
        <w:rPr>
          <w:sz w:val="28"/>
          <w:szCs w:val="28"/>
        </w:rPr>
        <w:t>.&lt;</w:t>
      </w:r>
      <w:proofErr w:type="gramEnd"/>
      <w:r w:rsidRPr="00B41106">
        <w:rPr>
          <w:sz w:val="28"/>
          <w:szCs w:val="28"/>
        </w:rPr>
        <w:t>/p&gt;</w:t>
      </w:r>
    </w:p>
    <w:p w:rsidR="00B41106" w:rsidRPr="00B41106" w:rsidRDefault="00B41106" w:rsidP="00B41106">
      <w:pPr>
        <w:rPr>
          <w:sz w:val="28"/>
          <w:szCs w:val="28"/>
        </w:rPr>
      </w:pPr>
      <w:r w:rsidRPr="00B41106">
        <w:rPr>
          <w:sz w:val="28"/>
          <w:szCs w:val="28"/>
        </w:rPr>
        <w:t xml:space="preserve">    &lt;/section&gt;</w:t>
      </w:r>
    </w:p>
    <w:p w:rsidR="00B41106" w:rsidRPr="00B41106" w:rsidRDefault="00B41106" w:rsidP="00B41106">
      <w:pPr>
        <w:rPr>
          <w:sz w:val="28"/>
          <w:szCs w:val="28"/>
        </w:rPr>
      </w:pPr>
      <w:r w:rsidRPr="00B41106">
        <w:rPr>
          <w:sz w:val="28"/>
          <w:szCs w:val="28"/>
        </w:rPr>
        <w:t xml:space="preserve">    &lt;</w:t>
      </w:r>
      <w:proofErr w:type="gramStart"/>
      <w:r w:rsidRPr="00B41106">
        <w:rPr>
          <w:sz w:val="28"/>
          <w:szCs w:val="28"/>
        </w:rPr>
        <w:t>section</w:t>
      </w:r>
      <w:proofErr w:type="gramEnd"/>
      <w:r w:rsidRPr="00B41106">
        <w:rPr>
          <w:sz w:val="28"/>
          <w:szCs w:val="28"/>
        </w:rPr>
        <w:t>&gt;</w:t>
      </w:r>
    </w:p>
    <w:p w:rsidR="00B41106" w:rsidRPr="00B41106" w:rsidRDefault="00B41106" w:rsidP="00B41106">
      <w:pPr>
        <w:rPr>
          <w:sz w:val="28"/>
          <w:szCs w:val="28"/>
        </w:rPr>
      </w:pPr>
      <w:r w:rsidRPr="00B41106">
        <w:rPr>
          <w:sz w:val="28"/>
          <w:szCs w:val="28"/>
        </w:rPr>
        <w:t xml:space="preserve">      &lt;h2&gt;CSS&lt;/h2&gt;</w:t>
      </w:r>
    </w:p>
    <w:p w:rsidR="00B41106" w:rsidRPr="00B41106" w:rsidRDefault="00B41106" w:rsidP="00B41106">
      <w:pPr>
        <w:rPr>
          <w:sz w:val="28"/>
          <w:szCs w:val="28"/>
        </w:rPr>
      </w:pPr>
      <w:r w:rsidRPr="00B41106">
        <w:rPr>
          <w:sz w:val="28"/>
          <w:szCs w:val="28"/>
        </w:rPr>
        <w:t xml:space="preserve">      &lt;p&gt;Formal language, which is used as a description zone, formatting the appearance of a web page, written by the help of markup languages HTML and XHTML, but it can be applied to any XML-document, for example, to SVG or XUL.&lt;/p&gt;</w:t>
      </w:r>
    </w:p>
    <w:p w:rsidR="00B41106" w:rsidRPr="00B41106" w:rsidRDefault="00B41106" w:rsidP="00B41106">
      <w:pPr>
        <w:rPr>
          <w:sz w:val="28"/>
          <w:szCs w:val="28"/>
        </w:rPr>
      </w:pPr>
      <w:r w:rsidRPr="00B41106">
        <w:rPr>
          <w:sz w:val="28"/>
          <w:szCs w:val="28"/>
        </w:rPr>
        <w:t xml:space="preserve">    &lt;/section&gt;</w:t>
      </w:r>
    </w:p>
    <w:p w:rsidR="00B41106" w:rsidRPr="00B41106" w:rsidRDefault="00B41106" w:rsidP="00B41106">
      <w:pPr>
        <w:rPr>
          <w:sz w:val="28"/>
          <w:szCs w:val="28"/>
        </w:rPr>
      </w:pPr>
      <w:r w:rsidRPr="00B41106">
        <w:rPr>
          <w:sz w:val="28"/>
          <w:szCs w:val="28"/>
        </w:rPr>
        <w:t xml:space="preserve">  &lt;/body&gt;</w:t>
      </w:r>
    </w:p>
    <w:p w:rsidR="00B41106" w:rsidRPr="00B41106" w:rsidRDefault="00B41106" w:rsidP="00B41106">
      <w:pPr>
        <w:rPr>
          <w:sz w:val="28"/>
          <w:szCs w:val="28"/>
        </w:rPr>
      </w:pPr>
      <w:r w:rsidRPr="00B41106">
        <w:rPr>
          <w:sz w:val="28"/>
          <w:szCs w:val="28"/>
        </w:rPr>
        <w:t>&lt;/html&gt;</w:t>
      </w:r>
    </w:p>
    <w:p w:rsidR="00B41106" w:rsidRPr="00B41106" w:rsidRDefault="00B41106" w:rsidP="00EC386C">
      <w:pPr>
        <w:rPr>
          <w:rFonts w:asciiTheme="majorHAnsi" w:hAnsiTheme="majorHAnsi"/>
          <w:color w:val="000000" w:themeColor="text1"/>
          <w:sz w:val="28"/>
          <w:szCs w:val="28"/>
        </w:rPr>
      </w:pPr>
      <w:r w:rsidRPr="00B41106">
        <w:rPr>
          <w:rFonts w:asciiTheme="majorHAnsi" w:hAnsiTheme="majorHAnsi"/>
          <w:color w:val="000000" w:themeColor="text1"/>
          <w:sz w:val="28"/>
          <w:szCs w:val="28"/>
        </w:rPr>
        <w:t>Output-</w:t>
      </w:r>
    </w:p>
    <w:p w:rsidR="00B41106" w:rsidRPr="00B41106" w:rsidRDefault="00B41106" w:rsidP="00B41106">
      <w:pPr>
        <w:pStyle w:val="Heading2"/>
        <w:rPr>
          <w:color w:val="auto"/>
          <w:sz w:val="28"/>
          <w:szCs w:val="28"/>
        </w:rPr>
      </w:pPr>
      <w:r w:rsidRPr="00B41106">
        <w:rPr>
          <w:color w:val="auto"/>
          <w:sz w:val="28"/>
          <w:szCs w:val="28"/>
        </w:rPr>
        <w:t>Hypertext markup language HTML</w:t>
      </w:r>
    </w:p>
    <w:p w:rsidR="00B41106" w:rsidRPr="00B41106" w:rsidRDefault="00B41106" w:rsidP="00B41106">
      <w:pPr>
        <w:pStyle w:val="NormalWeb"/>
        <w:rPr>
          <w:rFonts w:asciiTheme="majorHAnsi" w:hAnsiTheme="majorHAnsi"/>
          <w:sz w:val="28"/>
          <w:szCs w:val="28"/>
        </w:rPr>
      </w:pPr>
      <w:r w:rsidRPr="00B41106">
        <w:rPr>
          <w:rFonts w:asciiTheme="majorHAnsi" w:hAnsiTheme="majorHAnsi"/>
          <w:sz w:val="28"/>
          <w:szCs w:val="28"/>
        </w:rPr>
        <w:t>HTML is the standard markup language for creating web pages and web applications. Browsers receive HTML documents from a web server or from local storage and render the documents into multimedia web pages. HTML describes the structure of a web page semantically and originally included cues for the appearance of the document.</w:t>
      </w:r>
    </w:p>
    <w:p w:rsidR="00B41106" w:rsidRPr="00B41106" w:rsidRDefault="00B41106" w:rsidP="00B41106">
      <w:pPr>
        <w:pStyle w:val="Heading2"/>
        <w:rPr>
          <w:color w:val="auto"/>
          <w:sz w:val="28"/>
          <w:szCs w:val="28"/>
        </w:rPr>
      </w:pPr>
      <w:r w:rsidRPr="00B41106">
        <w:rPr>
          <w:color w:val="auto"/>
          <w:sz w:val="28"/>
          <w:szCs w:val="28"/>
        </w:rPr>
        <w:t>CSS</w:t>
      </w:r>
    </w:p>
    <w:p w:rsidR="00B41106" w:rsidRPr="00B41106" w:rsidRDefault="00B41106" w:rsidP="00B41106">
      <w:pPr>
        <w:pStyle w:val="NormalWeb"/>
        <w:rPr>
          <w:rFonts w:asciiTheme="majorHAnsi" w:hAnsiTheme="majorHAnsi"/>
          <w:sz w:val="28"/>
          <w:szCs w:val="28"/>
        </w:rPr>
      </w:pPr>
      <w:r w:rsidRPr="00B41106">
        <w:rPr>
          <w:rFonts w:asciiTheme="majorHAnsi" w:hAnsiTheme="majorHAnsi"/>
          <w:sz w:val="28"/>
          <w:szCs w:val="28"/>
        </w:rPr>
        <w:t>Formal language, which is used as a description zone, formatting the appearance of a web page, written by the help of markup languages HTML and XHTML, but it can be applied to any XML-document, for example, to SVG or XUL.</w:t>
      </w:r>
    </w:p>
    <w:p w:rsidR="00B41106" w:rsidRDefault="00B41106" w:rsidP="00B41106">
      <w:pPr>
        <w:pStyle w:val="Heading3"/>
        <w:pBdr>
          <w:top w:val="single" w:sz="2" w:space="0" w:color="E5E7EB"/>
          <w:left w:val="single" w:sz="2" w:space="0" w:color="E5E7EB"/>
          <w:bottom w:val="single" w:sz="2" w:space="0" w:color="E5E7EB"/>
          <w:right w:val="single" w:sz="2" w:space="0" w:color="E5E7EB"/>
        </w:pBdr>
        <w:spacing w:before="400" w:after="160"/>
        <w:rPr>
          <w:rFonts w:ascii="Arial" w:hAnsi="Arial" w:cs="Arial"/>
          <w:color w:val="000000" w:themeColor="text1"/>
          <w:sz w:val="32"/>
          <w:szCs w:val="32"/>
        </w:rPr>
      </w:pPr>
      <w:r w:rsidRPr="00B41106">
        <w:rPr>
          <w:rFonts w:ascii="Arial" w:hAnsi="Arial" w:cs="Arial"/>
          <w:color w:val="000000" w:themeColor="text1"/>
          <w:sz w:val="32"/>
          <w:szCs w:val="32"/>
        </w:rPr>
        <w:lastRenderedPageBreak/>
        <w:t>Example of the HTML </w:t>
      </w:r>
      <w:r w:rsidRPr="00B41106">
        <w:rPr>
          <w:rStyle w:val="tag"/>
          <w:rFonts w:ascii="Arial" w:hAnsi="Arial" w:cs="Arial"/>
          <w:color w:val="000000" w:themeColor="text1"/>
          <w:sz w:val="32"/>
          <w:szCs w:val="32"/>
          <w:bdr w:val="single" w:sz="2" w:space="0" w:color="E5E7EB" w:frame="1"/>
        </w:rPr>
        <w:t>&lt;section&gt;</w:t>
      </w:r>
      <w:r w:rsidRPr="00B41106">
        <w:rPr>
          <w:rFonts w:ascii="Arial" w:hAnsi="Arial" w:cs="Arial"/>
          <w:color w:val="000000" w:themeColor="text1"/>
          <w:sz w:val="32"/>
          <w:szCs w:val="32"/>
        </w:rPr>
        <w:t> tag inside another </w:t>
      </w:r>
      <w:r w:rsidRPr="00B41106">
        <w:rPr>
          <w:rStyle w:val="tag"/>
          <w:rFonts w:ascii="Arial" w:hAnsi="Arial" w:cs="Arial"/>
          <w:color w:val="000000" w:themeColor="text1"/>
          <w:sz w:val="32"/>
          <w:szCs w:val="32"/>
          <w:bdr w:val="single" w:sz="2" w:space="0" w:color="E5E7EB" w:frame="1"/>
        </w:rPr>
        <w:t>&lt;section&gt;</w:t>
      </w:r>
      <w:r w:rsidRPr="00B41106">
        <w:rPr>
          <w:rFonts w:ascii="Arial" w:hAnsi="Arial" w:cs="Arial"/>
          <w:color w:val="000000" w:themeColor="text1"/>
          <w:sz w:val="32"/>
          <w:szCs w:val="32"/>
        </w:rPr>
        <w:t> </w:t>
      </w:r>
      <w:proofErr w:type="gramStart"/>
      <w:r w:rsidRPr="00B41106">
        <w:rPr>
          <w:rFonts w:ascii="Arial" w:hAnsi="Arial" w:cs="Arial"/>
          <w:color w:val="000000" w:themeColor="text1"/>
          <w:sz w:val="32"/>
          <w:szCs w:val="32"/>
        </w:rPr>
        <w:t>tag :</w:t>
      </w:r>
      <w:proofErr w:type="gramEnd"/>
    </w:p>
    <w:p w:rsidR="00B41106" w:rsidRPr="00C41482" w:rsidRDefault="00B41106" w:rsidP="00B41106">
      <w:pPr>
        <w:rPr>
          <w:sz w:val="28"/>
          <w:szCs w:val="28"/>
        </w:rPr>
      </w:pPr>
      <w:proofErr w:type="gramStart"/>
      <w:r w:rsidRPr="00C41482">
        <w:rPr>
          <w:sz w:val="28"/>
          <w:szCs w:val="28"/>
        </w:rPr>
        <w:t>&lt;!DOCTYPE</w:t>
      </w:r>
      <w:proofErr w:type="gramEnd"/>
      <w:r w:rsidRPr="00C41482">
        <w:rPr>
          <w:sz w:val="28"/>
          <w:szCs w:val="28"/>
        </w:rPr>
        <w:t xml:space="preserve"> html&gt;</w:t>
      </w:r>
    </w:p>
    <w:p w:rsidR="00B41106" w:rsidRPr="00C41482" w:rsidRDefault="00B41106" w:rsidP="00B41106">
      <w:pPr>
        <w:rPr>
          <w:sz w:val="28"/>
          <w:szCs w:val="28"/>
        </w:rPr>
      </w:pPr>
      <w:r w:rsidRPr="00C41482">
        <w:rPr>
          <w:sz w:val="28"/>
          <w:szCs w:val="28"/>
        </w:rPr>
        <w:t>&lt;</w:t>
      </w:r>
      <w:proofErr w:type="gramStart"/>
      <w:r w:rsidRPr="00C41482">
        <w:rPr>
          <w:sz w:val="28"/>
          <w:szCs w:val="28"/>
        </w:rPr>
        <w:t>html</w:t>
      </w:r>
      <w:proofErr w:type="gramEnd"/>
      <w:r w:rsidRPr="00C41482">
        <w:rPr>
          <w:sz w:val="28"/>
          <w:szCs w:val="28"/>
        </w:rPr>
        <w:t>&gt;</w:t>
      </w:r>
    </w:p>
    <w:p w:rsidR="00B41106" w:rsidRPr="00C41482" w:rsidRDefault="00B41106" w:rsidP="00B41106">
      <w:pPr>
        <w:rPr>
          <w:sz w:val="28"/>
          <w:szCs w:val="28"/>
        </w:rPr>
      </w:pPr>
      <w:r w:rsidRPr="00C41482">
        <w:rPr>
          <w:sz w:val="28"/>
          <w:szCs w:val="28"/>
        </w:rPr>
        <w:t xml:space="preserve">  &lt;</w:t>
      </w:r>
      <w:proofErr w:type="gramStart"/>
      <w:r w:rsidRPr="00C41482">
        <w:rPr>
          <w:sz w:val="28"/>
          <w:szCs w:val="28"/>
        </w:rPr>
        <w:t>head</w:t>
      </w:r>
      <w:proofErr w:type="gramEnd"/>
      <w:r w:rsidRPr="00C41482">
        <w:rPr>
          <w:sz w:val="28"/>
          <w:szCs w:val="28"/>
        </w:rPr>
        <w:t>&gt;</w:t>
      </w:r>
    </w:p>
    <w:p w:rsidR="00B41106" w:rsidRPr="00C41482" w:rsidRDefault="00B41106" w:rsidP="00B41106">
      <w:pPr>
        <w:rPr>
          <w:sz w:val="28"/>
          <w:szCs w:val="28"/>
        </w:rPr>
      </w:pPr>
      <w:r w:rsidRPr="00C41482">
        <w:rPr>
          <w:sz w:val="28"/>
          <w:szCs w:val="28"/>
        </w:rPr>
        <w:t xml:space="preserve">    &lt;</w:t>
      </w:r>
      <w:proofErr w:type="gramStart"/>
      <w:r w:rsidRPr="00C41482">
        <w:rPr>
          <w:sz w:val="28"/>
          <w:szCs w:val="28"/>
        </w:rPr>
        <w:t>title&gt;</w:t>
      </w:r>
      <w:proofErr w:type="gramEnd"/>
      <w:r w:rsidRPr="00C41482">
        <w:rPr>
          <w:sz w:val="28"/>
          <w:szCs w:val="28"/>
        </w:rPr>
        <w:t>Title of the document&lt;/title&gt;</w:t>
      </w:r>
    </w:p>
    <w:p w:rsidR="00B41106" w:rsidRPr="00C41482" w:rsidRDefault="00B41106" w:rsidP="00B41106">
      <w:pPr>
        <w:rPr>
          <w:sz w:val="28"/>
          <w:szCs w:val="28"/>
        </w:rPr>
      </w:pPr>
      <w:r w:rsidRPr="00C41482">
        <w:rPr>
          <w:sz w:val="28"/>
          <w:szCs w:val="28"/>
        </w:rPr>
        <w:t xml:space="preserve">  &lt;/head&gt;</w:t>
      </w:r>
    </w:p>
    <w:p w:rsidR="00B41106" w:rsidRPr="00C41482" w:rsidRDefault="00B41106" w:rsidP="00B41106">
      <w:pPr>
        <w:rPr>
          <w:sz w:val="28"/>
          <w:szCs w:val="28"/>
        </w:rPr>
      </w:pPr>
      <w:r w:rsidRPr="00C41482">
        <w:rPr>
          <w:sz w:val="28"/>
          <w:szCs w:val="28"/>
        </w:rPr>
        <w:t xml:space="preserve">  &lt;</w:t>
      </w:r>
      <w:proofErr w:type="gramStart"/>
      <w:r w:rsidRPr="00C41482">
        <w:rPr>
          <w:sz w:val="28"/>
          <w:szCs w:val="28"/>
        </w:rPr>
        <w:t>body</w:t>
      </w:r>
      <w:proofErr w:type="gramEnd"/>
      <w:r w:rsidRPr="00C41482">
        <w:rPr>
          <w:sz w:val="28"/>
          <w:szCs w:val="28"/>
        </w:rPr>
        <w:t>&gt;</w:t>
      </w:r>
    </w:p>
    <w:p w:rsidR="00B41106" w:rsidRPr="00C41482" w:rsidRDefault="00B41106" w:rsidP="00B41106">
      <w:pPr>
        <w:rPr>
          <w:sz w:val="28"/>
          <w:szCs w:val="28"/>
        </w:rPr>
      </w:pPr>
      <w:r w:rsidRPr="00C41482">
        <w:rPr>
          <w:sz w:val="28"/>
          <w:szCs w:val="28"/>
        </w:rPr>
        <w:t xml:space="preserve">    &lt;h1&gt;Example of the </w:t>
      </w:r>
      <w:proofErr w:type="spellStart"/>
      <w:r w:rsidRPr="00C41482">
        <w:rPr>
          <w:sz w:val="28"/>
          <w:szCs w:val="28"/>
        </w:rPr>
        <w:t>sectoin</w:t>
      </w:r>
      <w:proofErr w:type="spellEnd"/>
      <w:r w:rsidRPr="00C41482">
        <w:rPr>
          <w:sz w:val="28"/>
          <w:szCs w:val="28"/>
        </w:rPr>
        <w:t xml:space="preserve"> tag&lt;/h1&gt;</w:t>
      </w:r>
    </w:p>
    <w:p w:rsidR="00B41106" w:rsidRPr="00C41482" w:rsidRDefault="00B41106" w:rsidP="00B41106">
      <w:pPr>
        <w:rPr>
          <w:sz w:val="28"/>
          <w:szCs w:val="28"/>
        </w:rPr>
      </w:pPr>
      <w:r w:rsidRPr="00C41482">
        <w:rPr>
          <w:sz w:val="28"/>
          <w:szCs w:val="28"/>
        </w:rPr>
        <w:t xml:space="preserve">    &lt;</w:t>
      </w:r>
      <w:proofErr w:type="gramStart"/>
      <w:r w:rsidRPr="00C41482">
        <w:rPr>
          <w:sz w:val="28"/>
          <w:szCs w:val="28"/>
        </w:rPr>
        <w:t>section</w:t>
      </w:r>
      <w:proofErr w:type="gramEnd"/>
      <w:r w:rsidRPr="00C41482">
        <w:rPr>
          <w:sz w:val="28"/>
          <w:szCs w:val="28"/>
        </w:rPr>
        <w:t>&gt;</w:t>
      </w:r>
    </w:p>
    <w:p w:rsidR="00B41106" w:rsidRPr="00C41482" w:rsidRDefault="00B41106" w:rsidP="00B41106">
      <w:pPr>
        <w:rPr>
          <w:sz w:val="28"/>
          <w:szCs w:val="28"/>
        </w:rPr>
      </w:pPr>
      <w:r w:rsidRPr="00C41482">
        <w:rPr>
          <w:sz w:val="28"/>
          <w:szCs w:val="28"/>
        </w:rPr>
        <w:t xml:space="preserve">      &lt;h2&gt;Hypertext markup language HTML&lt;/h2&gt;</w:t>
      </w:r>
    </w:p>
    <w:p w:rsidR="00B41106" w:rsidRPr="00C41482" w:rsidRDefault="00B41106" w:rsidP="00B41106">
      <w:pPr>
        <w:rPr>
          <w:sz w:val="28"/>
          <w:szCs w:val="28"/>
        </w:rPr>
      </w:pPr>
      <w:r w:rsidRPr="00C41482">
        <w:rPr>
          <w:sz w:val="28"/>
          <w:szCs w:val="28"/>
        </w:rPr>
        <w:t xml:space="preserve">      &lt;p&gt;</w:t>
      </w:r>
    </w:p>
    <w:p w:rsidR="00B41106" w:rsidRPr="00C41482" w:rsidRDefault="00B41106" w:rsidP="00B41106">
      <w:pPr>
        <w:rPr>
          <w:sz w:val="28"/>
          <w:szCs w:val="28"/>
        </w:rPr>
      </w:pPr>
      <w:r w:rsidRPr="00C41482">
        <w:rPr>
          <w:sz w:val="28"/>
          <w:szCs w:val="28"/>
        </w:rPr>
        <w:t xml:space="preserve">        HTML is the standard markup language for creating web pages and web applications. Browsers receive HTML documents from a web server or from local storage and render the documents into multimedia web pages. HTML describes the structure of a web page semantically and originally included cues for the appearance of the document.</w:t>
      </w:r>
    </w:p>
    <w:p w:rsidR="00B41106" w:rsidRPr="00C41482" w:rsidRDefault="00B41106" w:rsidP="00B41106">
      <w:pPr>
        <w:rPr>
          <w:sz w:val="28"/>
          <w:szCs w:val="28"/>
        </w:rPr>
      </w:pPr>
      <w:r w:rsidRPr="00C41482">
        <w:rPr>
          <w:sz w:val="28"/>
          <w:szCs w:val="28"/>
        </w:rPr>
        <w:t xml:space="preserve">      &lt;/p&gt;</w:t>
      </w:r>
    </w:p>
    <w:p w:rsidR="00B41106" w:rsidRPr="00C41482" w:rsidRDefault="00B41106" w:rsidP="00B41106">
      <w:pPr>
        <w:rPr>
          <w:sz w:val="28"/>
          <w:szCs w:val="28"/>
        </w:rPr>
      </w:pPr>
      <w:r w:rsidRPr="00C41482">
        <w:rPr>
          <w:sz w:val="28"/>
          <w:szCs w:val="28"/>
        </w:rPr>
        <w:t xml:space="preserve">      &lt;</w:t>
      </w:r>
      <w:proofErr w:type="gramStart"/>
      <w:r w:rsidRPr="00C41482">
        <w:rPr>
          <w:sz w:val="28"/>
          <w:szCs w:val="28"/>
        </w:rPr>
        <w:t>section</w:t>
      </w:r>
      <w:proofErr w:type="gramEnd"/>
      <w:r w:rsidRPr="00C41482">
        <w:rPr>
          <w:sz w:val="28"/>
          <w:szCs w:val="28"/>
        </w:rPr>
        <w:t>&gt;</w:t>
      </w:r>
    </w:p>
    <w:p w:rsidR="00B41106" w:rsidRPr="00C41482" w:rsidRDefault="00B41106" w:rsidP="00B41106">
      <w:pPr>
        <w:rPr>
          <w:sz w:val="28"/>
          <w:szCs w:val="28"/>
        </w:rPr>
      </w:pPr>
      <w:r w:rsidRPr="00C41482">
        <w:rPr>
          <w:sz w:val="28"/>
          <w:szCs w:val="28"/>
        </w:rPr>
        <w:t xml:space="preserve">        &lt;h3&gt;Hypertext markup language HTML&lt;/h3&gt;</w:t>
      </w:r>
    </w:p>
    <w:p w:rsidR="00B41106" w:rsidRPr="00C41482" w:rsidRDefault="00B41106" w:rsidP="00B41106">
      <w:pPr>
        <w:rPr>
          <w:sz w:val="28"/>
          <w:szCs w:val="28"/>
        </w:rPr>
      </w:pPr>
      <w:r w:rsidRPr="00C41482">
        <w:rPr>
          <w:sz w:val="28"/>
          <w:szCs w:val="28"/>
        </w:rPr>
        <w:t xml:space="preserve">        &lt;p&gt;HTML is the standard markup language for creating web pages and web applications. Browsers receive HTML documents from a web server or from local storage and render the documents into multimedia web pages. HTML describes the structure of a web page semantically and originally included cues for the appearance of the document</w:t>
      </w:r>
      <w:proofErr w:type="gramStart"/>
      <w:r w:rsidRPr="00C41482">
        <w:rPr>
          <w:sz w:val="28"/>
          <w:szCs w:val="28"/>
        </w:rPr>
        <w:t>.&lt;</w:t>
      </w:r>
      <w:proofErr w:type="gramEnd"/>
      <w:r w:rsidRPr="00C41482">
        <w:rPr>
          <w:sz w:val="28"/>
          <w:szCs w:val="28"/>
        </w:rPr>
        <w:t>/p&gt;</w:t>
      </w:r>
    </w:p>
    <w:p w:rsidR="00B41106" w:rsidRPr="00C41482" w:rsidRDefault="00B41106" w:rsidP="00B41106">
      <w:pPr>
        <w:rPr>
          <w:sz w:val="28"/>
          <w:szCs w:val="28"/>
        </w:rPr>
      </w:pPr>
      <w:r w:rsidRPr="00C41482">
        <w:rPr>
          <w:sz w:val="28"/>
          <w:szCs w:val="28"/>
        </w:rPr>
        <w:lastRenderedPageBreak/>
        <w:t xml:space="preserve">      &lt;/section&gt;</w:t>
      </w:r>
    </w:p>
    <w:p w:rsidR="00B41106" w:rsidRPr="00C41482" w:rsidRDefault="00B41106" w:rsidP="00B41106">
      <w:pPr>
        <w:rPr>
          <w:sz w:val="28"/>
          <w:szCs w:val="28"/>
        </w:rPr>
      </w:pPr>
      <w:r w:rsidRPr="00C41482">
        <w:rPr>
          <w:sz w:val="28"/>
          <w:szCs w:val="28"/>
        </w:rPr>
        <w:t xml:space="preserve">    &lt;/section&gt;</w:t>
      </w:r>
    </w:p>
    <w:p w:rsidR="00B41106" w:rsidRPr="00C41482" w:rsidRDefault="00B41106" w:rsidP="00B41106">
      <w:pPr>
        <w:rPr>
          <w:sz w:val="28"/>
          <w:szCs w:val="28"/>
        </w:rPr>
      </w:pPr>
      <w:r w:rsidRPr="00C41482">
        <w:rPr>
          <w:sz w:val="28"/>
          <w:szCs w:val="28"/>
        </w:rPr>
        <w:t xml:space="preserve">    &lt;</w:t>
      </w:r>
      <w:proofErr w:type="gramStart"/>
      <w:r w:rsidRPr="00C41482">
        <w:rPr>
          <w:sz w:val="28"/>
          <w:szCs w:val="28"/>
        </w:rPr>
        <w:t>section</w:t>
      </w:r>
      <w:proofErr w:type="gramEnd"/>
      <w:r w:rsidRPr="00C41482">
        <w:rPr>
          <w:sz w:val="28"/>
          <w:szCs w:val="28"/>
        </w:rPr>
        <w:t>&gt;</w:t>
      </w:r>
    </w:p>
    <w:p w:rsidR="00B41106" w:rsidRPr="00C41482" w:rsidRDefault="00B41106" w:rsidP="00B41106">
      <w:pPr>
        <w:rPr>
          <w:sz w:val="28"/>
          <w:szCs w:val="28"/>
        </w:rPr>
      </w:pPr>
      <w:r w:rsidRPr="00C41482">
        <w:rPr>
          <w:sz w:val="28"/>
          <w:szCs w:val="28"/>
        </w:rPr>
        <w:t xml:space="preserve">      &lt;h2&gt;CSS&lt;/h2&gt;</w:t>
      </w:r>
    </w:p>
    <w:p w:rsidR="00B41106" w:rsidRPr="00C41482" w:rsidRDefault="00B41106" w:rsidP="00B41106">
      <w:pPr>
        <w:rPr>
          <w:sz w:val="28"/>
          <w:szCs w:val="28"/>
        </w:rPr>
      </w:pPr>
      <w:r w:rsidRPr="00C41482">
        <w:rPr>
          <w:sz w:val="28"/>
          <w:szCs w:val="28"/>
        </w:rPr>
        <w:t xml:space="preserve">      &lt;p&gt;Formal language, which is used as a description zone, formatting the appearance of a web page, written by the help of markup languages HTML and XHTML, but it can be applied to any XML-document, for example, to SVG or XUL.&lt;/p&gt;</w:t>
      </w:r>
    </w:p>
    <w:p w:rsidR="00B41106" w:rsidRPr="00C41482" w:rsidRDefault="00B41106" w:rsidP="00B41106">
      <w:pPr>
        <w:rPr>
          <w:sz w:val="28"/>
          <w:szCs w:val="28"/>
        </w:rPr>
      </w:pPr>
      <w:r w:rsidRPr="00C41482">
        <w:rPr>
          <w:sz w:val="28"/>
          <w:szCs w:val="28"/>
        </w:rPr>
        <w:t xml:space="preserve">    &lt;/section&gt;</w:t>
      </w:r>
    </w:p>
    <w:p w:rsidR="00B41106" w:rsidRPr="00C41482" w:rsidRDefault="00B41106" w:rsidP="00B41106">
      <w:pPr>
        <w:rPr>
          <w:sz w:val="28"/>
          <w:szCs w:val="28"/>
        </w:rPr>
      </w:pPr>
      <w:r w:rsidRPr="00C41482">
        <w:rPr>
          <w:sz w:val="28"/>
          <w:szCs w:val="28"/>
        </w:rPr>
        <w:t xml:space="preserve">  &lt;/body&gt;</w:t>
      </w:r>
    </w:p>
    <w:p w:rsidR="00B41106" w:rsidRPr="00C41482" w:rsidRDefault="00B41106" w:rsidP="00B41106">
      <w:pPr>
        <w:rPr>
          <w:sz w:val="28"/>
          <w:szCs w:val="28"/>
        </w:rPr>
      </w:pPr>
      <w:r w:rsidRPr="00C41482">
        <w:rPr>
          <w:sz w:val="28"/>
          <w:szCs w:val="28"/>
        </w:rPr>
        <w:t>&lt;/html&gt;</w:t>
      </w:r>
    </w:p>
    <w:p w:rsidR="00B41106" w:rsidRPr="00C41482" w:rsidRDefault="00B41106" w:rsidP="00B41106">
      <w:pPr>
        <w:rPr>
          <w:sz w:val="28"/>
          <w:szCs w:val="28"/>
        </w:rPr>
      </w:pPr>
      <w:r w:rsidRPr="00C41482">
        <w:rPr>
          <w:sz w:val="28"/>
          <w:szCs w:val="28"/>
        </w:rPr>
        <w:t>Output-</w:t>
      </w:r>
    </w:p>
    <w:p w:rsidR="00B41106" w:rsidRPr="00C41482" w:rsidRDefault="00B41106" w:rsidP="00B41106">
      <w:pPr>
        <w:pStyle w:val="Heading1"/>
        <w:rPr>
          <w:color w:val="000000"/>
        </w:rPr>
      </w:pPr>
      <w:r w:rsidRPr="00C41482">
        <w:rPr>
          <w:color w:val="000000"/>
        </w:rPr>
        <w:t xml:space="preserve">Example of the </w:t>
      </w:r>
      <w:proofErr w:type="spellStart"/>
      <w:r w:rsidRPr="00C41482">
        <w:rPr>
          <w:color w:val="000000"/>
        </w:rPr>
        <w:t>sectoin</w:t>
      </w:r>
      <w:proofErr w:type="spellEnd"/>
      <w:r w:rsidRPr="00C41482">
        <w:rPr>
          <w:color w:val="000000"/>
        </w:rPr>
        <w:t xml:space="preserve"> tag</w:t>
      </w:r>
    </w:p>
    <w:p w:rsidR="00B41106" w:rsidRPr="00C41482" w:rsidRDefault="00B41106" w:rsidP="00B41106">
      <w:pPr>
        <w:pStyle w:val="Heading2"/>
        <w:rPr>
          <w:color w:val="auto"/>
          <w:sz w:val="28"/>
          <w:szCs w:val="28"/>
        </w:rPr>
      </w:pPr>
      <w:r w:rsidRPr="00C41482">
        <w:rPr>
          <w:color w:val="auto"/>
          <w:sz w:val="28"/>
          <w:szCs w:val="28"/>
        </w:rPr>
        <w:t>Hypertext markup language HTML</w:t>
      </w:r>
    </w:p>
    <w:p w:rsidR="00B41106" w:rsidRPr="00C41482" w:rsidRDefault="00B41106" w:rsidP="00B41106">
      <w:pPr>
        <w:pStyle w:val="NormalWeb"/>
        <w:rPr>
          <w:sz w:val="28"/>
          <w:szCs w:val="28"/>
        </w:rPr>
      </w:pPr>
      <w:r w:rsidRPr="00C41482">
        <w:rPr>
          <w:sz w:val="28"/>
          <w:szCs w:val="28"/>
        </w:rPr>
        <w:t>HTML is the standard markup language for creating web pages and web applications. Browsers receive HTML documents from a web server or from local storage and render the documents into multimedia web pages. HTML describes the structure of a web page semantically and originally included cues for the appearance of the document.</w:t>
      </w:r>
    </w:p>
    <w:p w:rsidR="00B41106" w:rsidRPr="00C41482" w:rsidRDefault="00B41106" w:rsidP="00B41106">
      <w:pPr>
        <w:pStyle w:val="Heading3"/>
        <w:rPr>
          <w:color w:val="auto"/>
          <w:sz w:val="28"/>
          <w:szCs w:val="28"/>
        </w:rPr>
      </w:pPr>
      <w:r w:rsidRPr="00C41482">
        <w:rPr>
          <w:color w:val="auto"/>
          <w:sz w:val="28"/>
          <w:szCs w:val="28"/>
        </w:rPr>
        <w:t>Hypertext markup language HTML</w:t>
      </w:r>
    </w:p>
    <w:p w:rsidR="00B41106" w:rsidRPr="00C41482" w:rsidRDefault="00B41106" w:rsidP="00B41106">
      <w:pPr>
        <w:pStyle w:val="NormalWeb"/>
        <w:rPr>
          <w:sz w:val="28"/>
          <w:szCs w:val="28"/>
        </w:rPr>
      </w:pPr>
      <w:r w:rsidRPr="00C41482">
        <w:rPr>
          <w:sz w:val="28"/>
          <w:szCs w:val="28"/>
        </w:rPr>
        <w:t>HTML is the standard markup language for creating web pages and web applications. Browsers receive HTML documents from a web server or from local storage and render the documents into multimedia web pages. HTML describes the structure of a web page semantically and originally included cues for the appearance of the document.</w:t>
      </w:r>
    </w:p>
    <w:p w:rsidR="00B41106" w:rsidRPr="00C41482" w:rsidRDefault="00B41106" w:rsidP="00B41106">
      <w:pPr>
        <w:pStyle w:val="Heading2"/>
        <w:rPr>
          <w:color w:val="000000" w:themeColor="text1"/>
          <w:sz w:val="28"/>
          <w:szCs w:val="28"/>
        </w:rPr>
      </w:pPr>
      <w:r w:rsidRPr="00C41482">
        <w:rPr>
          <w:color w:val="000000" w:themeColor="text1"/>
          <w:sz w:val="28"/>
          <w:szCs w:val="28"/>
        </w:rPr>
        <w:lastRenderedPageBreak/>
        <w:t>CSS</w:t>
      </w:r>
    </w:p>
    <w:p w:rsidR="00B41106" w:rsidRPr="00C41482" w:rsidRDefault="00B41106" w:rsidP="00B41106">
      <w:pPr>
        <w:pStyle w:val="NormalWeb"/>
        <w:rPr>
          <w:sz w:val="28"/>
          <w:szCs w:val="28"/>
        </w:rPr>
      </w:pPr>
      <w:r w:rsidRPr="00C41482">
        <w:rPr>
          <w:sz w:val="28"/>
          <w:szCs w:val="28"/>
        </w:rPr>
        <w:t>Formal language, which is used as a description zone, formatting the appearance of a web page, written by the help of markup languages HTML and XHTML, but it can be applied to any XML-document, for example, to SVG or XUL.</w:t>
      </w:r>
    </w:p>
    <w:p w:rsidR="00B41106" w:rsidRDefault="00B41106" w:rsidP="00B41106"/>
    <w:p w:rsidR="00C41482" w:rsidRPr="00C41482" w:rsidRDefault="00C41482" w:rsidP="00B41106">
      <w:pPr>
        <w:rPr>
          <w:rFonts w:asciiTheme="majorHAnsi" w:hAnsiTheme="majorHAnsi"/>
          <w:sz w:val="32"/>
          <w:szCs w:val="32"/>
        </w:rPr>
      </w:pPr>
      <w:r w:rsidRPr="00C41482">
        <w:rPr>
          <w:rFonts w:asciiTheme="majorHAnsi" w:hAnsiTheme="majorHAnsi"/>
          <w:sz w:val="32"/>
          <w:szCs w:val="32"/>
        </w:rPr>
        <w:t xml:space="preserve">WHAT IS </w:t>
      </w:r>
      <w:proofErr w:type="gramStart"/>
      <w:r w:rsidRPr="00C41482">
        <w:rPr>
          <w:rFonts w:asciiTheme="majorHAnsi" w:hAnsiTheme="majorHAnsi"/>
          <w:sz w:val="32"/>
          <w:szCs w:val="32"/>
        </w:rPr>
        <w:t>SVG ?</w:t>
      </w:r>
      <w:proofErr w:type="gramEnd"/>
    </w:p>
    <w:p w:rsidR="00C41482" w:rsidRDefault="00C41482" w:rsidP="00C41482">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SVG stands for Scalable Vector Graphics.</w:t>
      </w:r>
    </w:p>
    <w:p w:rsidR="00C41482" w:rsidRDefault="00C41482" w:rsidP="00C41482">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SVG defines vector-based graphics in XML format.</w:t>
      </w:r>
    </w:p>
    <w:p w:rsidR="00C41482" w:rsidRDefault="00C41482" w:rsidP="00C41482">
      <w:pPr>
        <w:pStyle w:val="NormalWeb"/>
        <w:spacing w:before="240" w:beforeAutospacing="0" w:after="240" w:afterAutospacing="0"/>
        <w:rPr>
          <w:rFonts w:ascii="Verdana" w:hAnsi="Verdana"/>
          <w:color w:val="000000"/>
          <w:sz w:val="23"/>
          <w:szCs w:val="23"/>
        </w:rPr>
      </w:pP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proofErr w:type="gramStart"/>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DOCTYPE</w:t>
      </w:r>
      <w:proofErr w:type="gramEnd"/>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html</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html</w:t>
      </w:r>
      <w:r w:rsidRPr="002849B3">
        <w:rPr>
          <w:rFonts w:ascii="Consolas" w:eastAsia="Times New Roman" w:hAnsi="Consolas" w:cs="Times New Roman"/>
          <w:color w:val="D4D4D4"/>
          <w:sz w:val="21"/>
          <w:szCs w:val="21"/>
        </w:rPr>
        <w:t xml:space="preserve"> </w:t>
      </w:r>
      <w:proofErr w:type="spellStart"/>
      <w:proofErr w:type="gramStart"/>
      <w:r w:rsidRPr="002849B3">
        <w:rPr>
          <w:rFonts w:ascii="Consolas" w:eastAsia="Times New Roman" w:hAnsi="Consolas" w:cs="Times New Roman"/>
          <w:color w:val="9CDCFE"/>
          <w:sz w:val="21"/>
          <w:szCs w:val="21"/>
        </w:rPr>
        <w:t>lang</w:t>
      </w:r>
      <w:proofErr w:type="spellEnd"/>
      <w:proofErr w:type="gramEnd"/>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"en"</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head</w:t>
      </w:r>
      <w:proofErr w:type="gramEnd"/>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meta</w:t>
      </w:r>
      <w:proofErr w:type="gramEnd"/>
      <w:r w:rsidRPr="002849B3">
        <w:rPr>
          <w:rFonts w:ascii="Consolas" w:eastAsia="Times New Roman" w:hAnsi="Consolas" w:cs="Times New Roman"/>
          <w:color w:val="D4D4D4"/>
          <w:sz w:val="21"/>
          <w:szCs w:val="21"/>
        </w:rPr>
        <w:t xml:space="preserve"> </w:t>
      </w:r>
      <w:proofErr w:type="spellStart"/>
      <w:r w:rsidRPr="002849B3">
        <w:rPr>
          <w:rFonts w:ascii="Consolas" w:eastAsia="Times New Roman" w:hAnsi="Consolas" w:cs="Times New Roman"/>
          <w:color w:val="9CDCFE"/>
          <w:sz w:val="21"/>
          <w:szCs w:val="21"/>
        </w:rPr>
        <w:t>charset</w:t>
      </w:r>
      <w:proofErr w:type="spellEnd"/>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"UTF-8"</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meta</w:t>
      </w:r>
      <w:proofErr w:type="gramEnd"/>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name</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"viewport"</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content</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"width=device-width, initial-scale=1.0"</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title</w:t>
      </w:r>
      <w:r w:rsidRPr="002849B3">
        <w:rPr>
          <w:rFonts w:ascii="Consolas" w:eastAsia="Times New Roman" w:hAnsi="Consolas" w:cs="Times New Roman"/>
          <w:color w:val="808080"/>
          <w:sz w:val="21"/>
          <w:szCs w:val="21"/>
        </w:rPr>
        <w:t>&gt;</w:t>
      </w:r>
      <w:proofErr w:type="gramEnd"/>
      <w:r w:rsidRPr="002849B3">
        <w:rPr>
          <w:rFonts w:ascii="Consolas" w:eastAsia="Times New Roman" w:hAnsi="Consolas" w:cs="Times New Roman"/>
          <w:color w:val="D4D4D4"/>
          <w:sz w:val="21"/>
          <w:szCs w:val="21"/>
        </w:rPr>
        <w:t>html id attribute</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title</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gramStart"/>
      <w:r w:rsidRPr="002849B3">
        <w:rPr>
          <w:rFonts w:ascii="Consolas" w:eastAsia="Times New Roman" w:hAnsi="Consolas" w:cs="Times New Roman"/>
          <w:color w:val="569CD6"/>
          <w:sz w:val="21"/>
          <w:szCs w:val="21"/>
        </w:rPr>
        <w:t>body</w:t>
      </w:r>
      <w:proofErr w:type="gramEnd"/>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h1</w:t>
      </w:r>
      <w:r w:rsidRPr="002849B3">
        <w:rPr>
          <w:rFonts w:ascii="Consolas" w:eastAsia="Times New Roman" w:hAnsi="Consolas" w:cs="Times New Roman"/>
          <w:color w:val="808080"/>
          <w:sz w:val="21"/>
          <w:szCs w:val="21"/>
        </w:rPr>
        <w:t>&gt;</w:t>
      </w:r>
      <w:proofErr w:type="gramStart"/>
      <w:r w:rsidRPr="002849B3">
        <w:rPr>
          <w:rFonts w:ascii="Consolas" w:eastAsia="Times New Roman" w:hAnsi="Consolas" w:cs="Times New Roman"/>
          <w:color w:val="D4D4D4"/>
          <w:sz w:val="21"/>
          <w:szCs w:val="21"/>
        </w:rPr>
        <w:t>My</w:t>
      </w:r>
      <w:proofErr w:type="gramEnd"/>
      <w:r w:rsidRPr="002849B3">
        <w:rPr>
          <w:rFonts w:ascii="Consolas" w:eastAsia="Times New Roman" w:hAnsi="Consolas" w:cs="Times New Roman"/>
          <w:color w:val="D4D4D4"/>
          <w:sz w:val="21"/>
          <w:szCs w:val="21"/>
        </w:rPr>
        <w:t xml:space="preserve"> first SVG</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h1</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spellStart"/>
      <w:r w:rsidRPr="002849B3">
        <w:rPr>
          <w:rFonts w:ascii="Consolas" w:eastAsia="Times New Roman" w:hAnsi="Consolas" w:cs="Times New Roman"/>
          <w:color w:val="569CD6"/>
          <w:sz w:val="21"/>
          <w:szCs w:val="21"/>
        </w:rPr>
        <w:t>svg</w:t>
      </w:r>
      <w:proofErr w:type="spellEnd"/>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width</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"100"</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height</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"100"</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w:t>
      </w: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circle</w:t>
      </w:r>
      <w:r w:rsidRPr="002849B3">
        <w:rPr>
          <w:rFonts w:ascii="Consolas" w:eastAsia="Times New Roman" w:hAnsi="Consolas" w:cs="Times New Roman"/>
          <w:color w:val="D4D4D4"/>
          <w:sz w:val="21"/>
          <w:szCs w:val="21"/>
        </w:rPr>
        <w:t xml:space="preserve"> </w:t>
      </w:r>
      <w:proofErr w:type="spellStart"/>
      <w:r w:rsidRPr="002849B3">
        <w:rPr>
          <w:rFonts w:ascii="Consolas" w:eastAsia="Times New Roman" w:hAnsi="Consolas" w:cs="Times New Roman"/>
          <w:color w:val="9CDCFE"/>
          <w:sz w:val="21"/>
          <w:szCs w:val="21"/>
        </w:rPr>
        <w:t>cx</w:t>
      </w:r>
      <w:proofErr w:type="spellEnd"/>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"50"</w:t>
      </w:r>
      <w:r w:rsidRPr="002849B3">
        <w:rPr>
          <w:rFonts w:ascii="Consolas" w:eastAsia="Times New Roman" w:hAnsi="Consolas" w:cs="Times New Roman"/>
          <w:color w:val="D4D4D4"/>
          <w:sz w:val="21"/>
          <w:szCs w:val="21"/>
        </w:rPr>
        <w:t xml:space="preserve"> </w:t>
      </w:r>
      <w:proofErr w:type="gramStart"/>
      <w:r w:rsidRPr="002849B3">
        <w:rPr>
          <w:rFonts w:ascii="Consolas" w:eastAsia="Times New Roman" w:hAnsi="Consolas" w:cs="Times New Roman"/>
          <w:color w:val="9CDCFE"/>
          <w:sz w:val="21"/>
          <w:szCs w:val="21"/>
        </w:rPr>
        <w:t>cy</w:t>
      </w:r>
      <w:proofErr w:type="gramEnd"/>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"50"</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r</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"40"</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stroke</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"green"</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stroke-width</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"4"</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9CDCFE"/>
          <w:sz w:val="21"/>
          <w:szCs w:val="21"/>
        </w:rPr>
        <w:t>fill</w:t>
      </w:r>
      <w:r w:rsidRPr="002849B3">
        <w:rPr>
          <w:rFonts w:ascii="Consolas" w:eastAsia="Times New Roman" w:hAnsi="Consolas" w:cs="Times New Roman"/>
          <w:color w:val="D4D4D4"/>
          <w:sz w:val="21"/>
          <w:szCs w:val="21"/>
        </w:rPr>
        <w:t>=</w:t>
      </w:r>
      <w:r w:rsidRPr="002849B3">
        <w:rPr>
          <w:rFonts w:ascii="Consolas" w:eastAsia="Times New Roman" w:hAnsi="Consolas" w:cs="Times New Roman"/>
          <w:color w:val="CE9178"/>
          <w:sz w:val="21"/>
          <w:szCs w:val="21"/>
        </w:rPr>
        <w:t>"yellow"</w:t>
      </w: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Sorry, your browser does not support inline SVG.</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r w:rsidRPr="002849B3">
        <w:rPr>
          <w:rFonts w:ascii="Consolas" w:eastAsia="Times New Roman" w:hAnsi="Consolas" w:cs="Times New Roman"/>
          <w:color w:val="808080"/>
          <w:sz w:val="21"/>
          <w:szCs w:val="21"/>
        </w:rPr>
        <w:t>&lt;/</w:t>
      </w:r>
      <w:proofErr w:type="spellStart"/>
      <w:r w:rsidRPr="002849B3">
        <w:rPr>
          <w:rFonts w:ascii="Consolas" w:eastAsia="Times New Roman" w:hAnsi="Consolas" w:cs="Times New Roman"/>
          <w:color w:val="569CD6"/>
          <w:sz w:val="21"/>
          <w:szCs w:val="21"/>
        </w:rPr>
        <w:t>svg</w:t>
      </w:r>
      <w:proofErr w:type="spellEnd"/>
      <w:r w:rsidRPr="002849B3">
        <w:rPr>
          <w:rFonts w:ascii="Consolas" w:eastAsia="Times New Roman" w:hAnsi="Consolas" w:cs="Times New Roman"/>
          <w:color w:val="808080"/>
          <w:sz w:val="21"/>
          <w:szCs w:val="21"/>
        </w:rPr>
        <w:t>&gt;</w:t>
      </w: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D4D4D4"/>
          <w:sz w:val="21"/>
          <w:szCs w:val="21"/>
        </w:rPr>
        <w:t xml:space="preserve">        </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body</w:t>
      </w:r>
      <w:r w:rsidRPr="002849B3">
        <w:rPr>
          <w:rFonts w:ascii="Consolas" w:eastAsia="Times New Roman" w:hAnsi="Consolas" w:cs="Times New Roman"/>
          <w:color w:val="808080"/>
          <w:sz w:val="21"/>
          <w:szCs w:val="21"/>
        </w:rPr>
        <w:t>&gt;</w:t>
      </w:r>
    </w:p>
    <w:p w:rsidR="002849B3" w:rsidRPr="002849B3" w:rsidRDefault="002849B3" w:rsidP="002849B3">
      <w:pPr>
        <w:shd w:val="clear" w:color="auto" w:fill="1E1E1E"/>
        <w:spacing w:after="0" w:line="285" w:lineRule="atLeast"/>
        <w:rPr>
          <w:rFonts w:ascii="Consolas" w:eastAsia="Times New Roman" w:hAnsi="Consolas" w:cs="Times New Roman"/>
          <w:color w:val="D4D4D4"/>
          <w:sz w:val="21"/>
          <w:szCs w:val="21"/>
        </w:rPr>
      </w:pPr>
      <w:r w:rsidRPr="002849B3">
        <w:rPr>
          <w:rFonts w:ascii="Consolas" w:eastAsia="Times New Roman" w:hAnsi="Consolas" w:cs="Times New Roman"/>
          <w:color w:val="808080"/>
          <w:sz w:val="21"/>
          <w:szCs w:val="21"/>
        </w:rPr>
        <w:t>&lt;/</w:t>
      </w:r>
      <w:r w:rsidRPr="002849B3">
        <w:rPr>
          <w:rFonts w:ascii="Consolas" w:eastAsia="Times New Roman" w:hAnsi="Consolas" w:cs="Times New Roman"/>
          <w:color w:val="569CD6"/>
          <w:sz w:val="21"/>
          <w:szCs w:val="21"/>
        </w:rPr>
        <w:t>html</w:t>
      </w:r>
      <w:r w:rsidRPr="002849B3">
        <w:rPr>
          <w:rFonts w:ascii="Consolas" w:eastAsia="Times New Roman" w:hAnsi="Consolas" w:cs="Times New Roman"/>
          <w:color w:val="808080"/>
          <w:sz w:val="21"/>
          <w:szCs w:val="21"/>
        </w:rPr>
        <w:t>&gt;</w:t>
      </w:r>
    </w:p>
    <w:p w:rsidR="00C41482" w:rsidRDefault="00C41482" w:rsidP="00EC386C">
      <w:pPr>
        <w:rPr>
          <w:sz w:val="28"/>
          <w:szCs w:val="28"/>
        </w:rPr>
      </w:pPr>
      <w:r>
        <w:rPr>
          <w:sz w:val="28"/>
          <w:szCs w:val="28"/>
        </w:rPr>
        <w:t>OUTPUT-</w:t>
      </w:r>
    </w:p>
    <w:p w:rsidR="00B41106" w:rsidRDefault="00C41482" w:rsidP="00EC386C">
      <w:pPr>
        <w:rPr>
          <w:rFonts w:asciiTheme="majorHAnsi" w:hAnsiTheme="majorHAnsi"/>
          <w:color w:val="000000" w:themeColor="text1"/>
          <w:sz w:val="28"/>
          <w:szCs w:val="28"/>
        </w:rPr>
      </w:pPr>
      <w:r>
        <w:rPr>
          <w:noProof/>
          <w:sz w:val="28"/>
          <w:szCs w:val="28"/>
        </w:rPr>
        <w:lastRenderedPageBreak/>
        <w:drawing>
          <wp:inline distT="0" distB="0" distL="0" distR="0">
            <wp:extent cx="3819525" cy="2123824"/>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srcRect/>
                    <a:stretch>
                      <a:fillRect/>
                    </a:stretch>
                  </pic:blipFill>
                  <pic:spPr bwMode="auto">
                    <a:xfrm>
                      <a:off x="0" y="0"/>
                      <a:ext cx="3819525" cy="2123824"/>
                    </a:xfrm>
                    <a:prstGeom prst="rect">
                      <a:avLst/>
                    </a:prstGeom>
                    <a:noFill/>
                    <a:ln w="9525">
                      <a:noFill/>
                      <a:miter lim="800000"/>
                      <a:headEnd/>
                      <a:tailEnd/>
                    </a:ln>
                  </pic:spPr>
                </pic:pic>
              </a:graphicData>
            </a:graphic>
          </wp:inline>
        </w:drawing>
      </w:r>
      <w:r w:rsidR="00B41106" w:rsidRPr="00B41106">
        <w:rPr>
          <w:sz w:val="28"/>
          <w:szCs w:val="28"/>
        </w:rPr>
        <w:br/>
      </w:r>
      <w:r>
        <w:rPr>
          <w:rFonts w:asciiTheme="majorHAnsi" w:hAnsiTheme="majorHAnsi"/>
          <w:color w:val="000000" w:themeColor="text1"/>
          <w:sz w:val="28"/>
          <w:szCs w:val="28"/>
        </w:rPr>
        <w:t xml:space="preserve">WHAT IS DIFFERENCE BETWEEN HTML AND </w:t>
      </w:r>
      <w:proofErr w:type="gramStart"/>
      <w:r>
        <w:rPr>
          <w:rFonts w:asciiTheme="majorHAnsi" w:hAnsiTheme="majorHAnsi"/>
          <w:color w:val="000000" w:themeColor="text1"/>
          <w:sz w:val="28"/>
          <w:szCs w:val="28"/>
        </w:rPr>
        <w:t>XHTML ?</w:t>
      </w:r>
      <w:proofErr w:type="gramEnd"/>
    </w:p>
    <w:tbl>
      <w:tblPr>
        <w:tblW w:w="9608" w:type="dxa"/>
        <w:shd w:val="clear" w:color="auto" w:fill="FFFFFF"/>
        <w:tblCellMar>
          <w:top w:w="15" w:type="dxa"/>
          <w:left w:w="15" w:type="dxa"/>
          <w:bottom w:w="15" w:type="dxa"/>
          <w:right w:w="15" w:type="dxa"/>
        </w:tblCellMar>
        <w:tblLook w:val="04A0"/>
      </w:tblPr>
      <w:tblGrid>
        <w:gridCol w:w="1475"/>
        <w:gridCol w:w="3750"/>
        <w:gridCol w:w="4383"/>
      </w:tblGrid>
      <w:tr w:rsidR="000B4CFD" w:rsidRPr="000B4CFD" w:rsidTr="000B4CF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B4CFD" w:rsidRPr="000B4CFD" w:rsidRDefault="000B4CFD" w:rsidP="000B4CFD">
            <w:pPr>
              <w:spacing w:before="30" w:after="150" w:line="240" w:lineRule="auto"/>
              <w:ind w:left="30" w:right="30"/>
              <w:jc w:val="center"/>
              <w:rPr>
                <w:rFonts w:ascii="Arial" w:eastAsia="Times New Roman" w:hAnsi="Arial" w:cs="Arial"/>
                <w:b/>
                <w:bCs/>
                <w:color w:val="000000"/>
                <w:sz w:val="24"/>
                <w:szCs w:val="24"/>
              </w:rPr>
            </w:pPr>
            <w:r w:rsidRPr="000B4CFD">
              <w:rPr>
                <w:rFonts w:ascii="Arial" w:eastAsia="Times New Roman" w:hAnsi="Arial" w:cs="Arial"/>
                <w:b/>
                <w:bCs/>
                <w:color w:val="000000"/>
                <w:sz w:val="24"/>
                <w:szCs w:val="24"/>
              </w:rPr>
              <w:t>Parameter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B4CFD" w:rsidRPr="000B4CFD" w:rsidRDefault="000B4CFD" w:rsidP="000B4CFD">
            <w:pPr>
              <w:spacing w:before="30" w:after="150" w:line="240" w:lineRule="auto"/>
              <w:ind w:left="30" w:right="30"/>
              <w:jc w:val="center"/>
              <w:rPr>
                <w:rFonts w:ascii="Arial" w:eastAsia="Times New Roman" w:hAnsi="Arial" w:cs="Arial"/>
                <w:b/>
                <w:bCs/>
                <w:color w:val="000000"/>
                <w:sz w:val="24"/>
                <w:szCs w:val="24"/>
              </w:rPr>
            </w:pPr>
            <w:r w:rsidRPr="000B4CFD">
              <w:rPr>
                <w:rFonts w:ascii="Arial" w:eastAsia="Times New Roman" w:hAnsi="Arial" w:cs="Arial"/>
                <w:b/>
                <w:bCs/>
                <w:color w:val="000000"/>
                <w:sz w:val="24"/>
                <w:szCs w:val="24"/>
              </w:rPr>
              <w:t>HTML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0B4CFD" w:rsidRPr="000B4CFD" w:rsidRDefault="000B4CFD" w:rsidP="000B4CFD">
            <w:pPr>
              <w:spacing w:before="30" w:after="150" w:line="240" w:lineRule="auto"/>
              <w:ind w:left="30" w:right="30"/>
              <w:jc w:val="center"/>
              <w:rPr>
                <w:rFonts w:ascii="Arial" w:eastAsia="Times New Roman" w:hAnsi="Arial" w:cs="Arial"/>
                <w:b/>
                <w:bCs/>
                <w:color w:val="000000"/>
                <w:sz w:val="24"/>
                <w:szCs w:val="24"/>
              </w:rPr>
            </w:pPr>
            <w:r w:rsidRPr="000B4CFD">
              <w:rPr>
                <w:rFonts w:ascii="Arial" w:eastAsia="Times New Roman" w:hAnsi="Arial" w:cs="Arial"/>
                <w:b/>
                <w:bCs/>
                <w:color w:val="000000"/>
                <w:sz w:val="24"/>
                <w:szCs w:val="24"/>
              </w:rPr>
              <w:t>XHTML</w:t>
            </w:r>
          </w:p>
        </w:tc>
      </w:tr>
      <w:tr w:rsidR="000B4CFD" w:rsidRPr="000B4CFD" w:rsidTr="000B4C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B4CFD" w:rsidRPr="000B4CFD" w:rsidRDefault="000B4CFD" w:rsidP="000B4CFD">
            <w:pPr>
              <w:spacing w:before="30" w:after="150" w:line="240" w:lineRule="auto"/>
              <w:ind w:left="30" w:right="30"/>
              <w:rPr>
                <w:rFonts w:ascii="Arial" w:eastAsia="Times New Roman" w:hAnsi="Arial" w:cs="Arial"/>
                <w:color w:val="000000"/>
                <w:sz w:val="24"/>
                <w:szCs w:val="24"/>
              </w:rPr>
            </w:pPr>
            <w:r w:rsidRPr="000B4CFD">
              <w:rPr>
                <w:rFonts w:ascii="Arial" w:eastAsia="Times New Roman" w:hAnsi="Arial" w:cs="Arial"/>
                <w:b/>
                <w:bCs/>
                <w:color w:val="000000"/>
                <w:sz w:val="24"/>
                <w:szCs w:val="24"/>
              </w:rPr>
              <w:t>Full form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B4CFD" w:rsidRPr="000B4CFD" w:rsidRDefault="000B4CFD" w:rsidP="000B4CFD">
            <w:pPr>
              <w:spacing w:before="30" w:after="150" w:line="240" w:lineRule="auto"/>
              <w:ind w:left="30" w:right="30"/>
              <w:rPr>
                <w:rFonts w:ascii="Arial" w:eastAsia="Times New Roman" w:hAnsi="Arial" w:cs="Arial"/>
                <w:color w:val="000000"/>
                <w:sz w:val="24"/>
                <w:szCs w:val="24"/>
              </w:rPr>
            </w:pPr>
            <w:r w:rsidRPr="000B4CFD">
              <w:rPr>
                <w:rFonts w:ascii="Arial" w:eastAsia="Times New Roman" w:hAnsi="Arial" w:cs="Arial"/>
                <w:color w:val="000000"/>
                <w:sz w:val="24"/>
                <w:szCs w:val="24"/>
              </w:rPr>
              <w:t>HTML stands for Hyper Text Markup 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0B4CFD" w:rsidRPr="000B4CFD" w:rsidRDefault="000B4CFD" w:rsidP="000B4CFD">
            <w:pPr>
              <w:spacing w:before="30" w:after="150" w:line="240" w:lineRule="auto"/>
              <w:ind w:left="30" w:right="30"/>
              <w:rPr>
                <w:rFonts w:ascii="Arial" w:eastAsia="Times New Roman" w:hAnsi="Arial" w:cs="Arial"/>
                <w:color w:val="000000"/>
                <w:sz w:val="24"/>
                <w:szCs w:val="24"/>
              </w:rPr>
            </w:pPr>
            <w:r w:rsidRPr="000B4CFD">
              <w:rPr>
                <w:rFonts w:ascii="Arial" w:eastAsia="Times New Roman" w:hAnsi="Arial" w:cs="Arial"/>
                <w:color w:val="000000"/>
                <w:sz w:val="24"/>
                <w:szCs w:val="24"/>
              </w:rPr>
              <w:t>XHTML stands for extensible hypertext markup language</w:t>
            </w:r>
          </w:p>
        </w:tc>
      </w:tr>
    </w:tbl>
    <w:p w:rsidR="00C41482" w:rsidRDefault="00C41482" w:rsidP="00EC386C">
      <w:pPr>
        <w:rPr>
          <w:rFonts w:asciiTheme="majorHAnsi" w:hAnsiTheme="majorHAnsi"/>
          <w:color w:val="000000" w:themeColor="text1"/>
          <w:sz w:val="28"/>
          <w:szCs w:val="28"/>
        </w:rPr>
      </w:pPr>
    </w:p>
    <w:p w:rsidR="000B4CFD" w:rsidRDefault="000B4CFD" w:rsidP="00EC386C">
      <w:pPr>
        <w:rPr>
          <w:rFonts w:asciiTheme="majorHAnsi" w:hAnsiTheme="majorHAnsi"/>
          <w:color w:val="000000" w:themeColor="text1"/>
          <w:sz w:val="28"/>
          <w:szCs w:val="28"/>
        </w:rPr>
      </w:pPr>
      <w:r>
        <w:rPr>
          <w:rFonts w:asciiTheme="majorHAnsi" w:hAnsiTheme="majorHAnsi"/>
          <w:color w:val="000000" w:themeColor="text1"/>
          <w:sz w:val="28"/>
          <w:szCs w:val="28"/>
        </w:rPr>
        <w:t xml:space="preserve">WHAT ARE LOGICAL AND PHYSICAL TAGS IN </w:t>
      </w:r>
      <w:proofErr w:type="gramStart"/>
      <w:r>
        <w:rPr>
          <w:rFonts w:asciiTheme="majorHAnsi" w:hAnsiTheme="majorHAnsi"/>
          <w:color w:val="000000" w:themeColor="text1"/>
          <w:sz w:val="28"/>
          <w:szCs w:val="28"/>
        </w:rPr>
        <w:t>HTML ?</w:t>
      </w:r>
      <w:proofErr w:type="gramEnd"/>
    </w:p>
    <w:p w:rsidR="000B4CFD" w:rsidRDefault="000B4CFD" w:rsidP="000B4CFD">
      <w:pPr>
        <w:pStyle w:val="Heading1"/>
        <w:shd w:val="clear" w:color="auto" w:fill="FFFFFF"/>
        <w:spacing w:before="0" w:after="450" w:line="288" w:lineRule="atLeast"/>
        <w:rPr>
          <w:rFonts w:cs="Segoe UI"/>
          <w:b w:val="0"/>
          <w:bCs w:val="0"/>
          <w:color w:val="000000" w:themeColor="text1"/>
        </w:rPr>
      </w:pPr>
      <w:r w:rsidRPr="000B4CFD">
        <w:rPr>
          <w:rFonts w:cs="Segoe UI"/>
          <w:b w:val="0"/>
          <w:bCs w:val="0"/>
          <w:color w:val="000000" w:themeColor="text1"/>
        </w:rPr>
        <w:t>FORMATTING TAGS IN HTML</w:t>
      </w:r>
    </w:p>
    <w:tbl>
      <w:tblPr>
        <w:tblW w:w="10746"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tblPr>
      <w:tblGrid>
        <w:gridCol w:w="2385"/>
        <w:gridCol w:w="8361"/>
      </w:tblGrid>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b/>
                <w:bCs/>
                <w:color w:val="000000"/>
                <w:sz w:val="26"/>
              </w:rPr>
              <w:t>TAG</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b/>
                <w:bCs/>
                <w:color w:val="000000"/>
                <w:sz w:val="26"/>
              </w:rPr>
              <w:t>USES</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&lt;b&gt;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Physical tag.</w:t>
            </w:r>
          </w:p>
          <w:p w:rsidR="000B4CFD" w:rsidRPr="000B4CFD" w:rsidRDefault="000B4CFD" w:rsidP="000B4CFD">
            <w:pPr>
              <w:spacing w:after="36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bold the text written between it.</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&lt;strong&gt;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Physical tag.</w:t>
            </w:r>
          </w:p>
          <w:p w:rsidR="000B4CFD" w:rsidRPr="000B4CFD" w:rsidRDefault="000B4CFD" w:rsidP="000B4CFD">
            <w:pPr>
              <w:spacing w:after="36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inform the browser that the text is important.</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w:t>
            </w:r>
            <w:proofErr w:type="spellStart"/>
            <w:r w:rsidRPr="000B4CFD">
              <w:rPr>
                <w:rFonts w:ascii="Verdana" w:eastAsia="Times New Roman" w:hAnsi="Verdana" w:cs="Times New Roman"/>
                <w:color w:val="000000"/>
                <w:sz w:val="26"/>
                <w:szCs w:val="26"/>
              </w:rPr>
              <w:t>i</w:t>
            </w:r>
            <w:proofErr w:type="spellEnd"/>
            <w:r w:rsidRPr="000B4CFD">
              <w:rPr>
                <w:rFonts w:ascii="Verdana" w:eastAsia="Times New Roman" w:hAnsi="Verdana" w:cs="Times New Roman"/>
                <w:color w:val="000000"/>
                <w:sz w:val="26"/>
                <w:szCs w:val="26"/>
              </w:rPr>
              <w:t>&gt;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Physical tag.</w:t>
            </w:r>
          </w:p>
          <w:p w:rsidR="000B4CFD" w:rsidRPr="000B4CFD" w:rsidRDefault="000B4CFD" w:rsidP="000B4CFD">
            <w:pPr>
              <w:spacing w:after="36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make text italic.</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w:t>
            </w:r>
            <w:proofErr w:type="spellStart"/>
            <w:r w:rsidRPr="000B4CFD">
              <w:rPr>
                <w:rFonts w:ascii="Verdana" w:eastAsia="Times New Roman" w:hAnsi="Verdana" w:cs="Times New Roman"/>
                <w:color w:val="000000"/>
                <w:sz w:val="26"/>
                <w:szCs w:val="26"/>
              </w:rPr>
              <w:t>em</w:t>
            </w:r>
            <w:proofErr w:type="spellEnd"/>
            <w:r w:rsidRPr="000B4CFD">
              <w:rPr>
                <w:rFonts w:ascii="Verdana" w:eastAsia="Times New Roman" w:hAnsi="Verdana" w:cs="Times New Roman"/>
                <w:color w:val="000000"/>
                <w:sz w:val="26"/>
                <w:szCs w:val="26"/>
              </w:rPr>
              <w:t>&gt;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Logical tag.</w:t>
            </w:r>
          </w:p>
          <w:p w:rsidR="000B4CFD" w:rsidRPr="000B4CFD" w:rsidRDefault="000B4CFD" w:rsidP="000B4CFD">
            <w:pPr>
              <w:spacing w:after="36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lastRenderedPageBreak/>
              <w:t>Used to display content in italics.</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lastRenderedPageBreak/>
              <w:t>&lt;mark&gt;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highlight text.</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&lt;u&gt;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underline text written between it.</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w:t>
            </w:r>
            <w:proofErr w:type="spellStart"/>
            <w:r w:rsidRPr="000B4CFD">
              <w:rPr>
                <w:rFonts w:ascii="Verdana" w:eastAsia="Times New Roman" w:hAnsi="Verdana" w:cs="Times New Roman"/>
                <w:color w:val="000000"/>
                <w:sz w:val="26"/>
                <w:szCs w:val="26"/>
              </w:rPr>
              <w:t>tt</w:t>
            </w:r>
            <w:proofErr w:type="spellEnd"/>
            <w:r w:rsidRPr="000B4CFD">
              <w:rPr>
                <w:rFonts w:ascii="Verdana" w:eastAsia="Times New Roman" w:hAnsi="Verdana" w:cs="Times New Roman"/>
                <w:color w:val="000000"/>
                <w:sz w:val="26"/>
                <w:szCs w:val="26"/>
              </w:rPr>
              <w:t>&gt;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appear a text in teletype.</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&lt;strike&gt;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draw a strikethrough on a section of text.</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&lt;sup&gt;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display the content slightly above the normal line.</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&lt;sub&gt;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display the content slightly below the normal line.</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&lt;del&gt;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display the deleted content.</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&lt;ins&gt;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display the content which is added</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&lt;big&gt;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increase the font size by one conventional unit.</w:t>
            </w:r>
          </w:p>
        </w:tc>
      </w:tr>
      <w:tr w:rsidR="000B4CFD" w:rsidRPr="000B4CFD" w:rsidTr="000B4CFD">
        <w:trPr>
          <w:tblCellSpacing w:w="15" w:type="dxa"/>
        </w:trPr>
        <w:tc>
          <w:tcPr>
            <w:tcW w:w="2340"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&lt;small&gt;</w:t>
            </w:r>
          </w:p>
        </w:tc>
        <w:tc>
          <w:tcPr>
            <w:tcW w:w="8316" w:type="dxa"/>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rsidR="000B4CFD" w:rsidRPr="000B4CFD" w:rsidRDefault="000B4CFD" w:rsidP="000B4CFD">
            <w:pPr>
              <w:spacing w:after="0" w:line="240" w:lineRule="auto"/>
              <w:rPr>
                <w:rFonts w:ascii="Verdana" w:eastAsia="Times New Roman" w:hAnsi="Verdana" w:cs="Times New Roman"/>
                <w:color w:val="000000"/>
                <w:sz w:val="26"/>
                <w:szCs w:val="26"/>
              </w:rPr>
            </w:pPr>
            <w:r w:rsidRPr="000B4CFD">
              <w:rPr>
                <w:rFonts w:ascii="Verdana" w:eastAsia="Times New Roman" w:hAnsi="Verdana" w:cs="Times New Roman"/>
                <w:color w:val="000000"/>
                <w:sz w:val="26"/>
                <w:szCs w:val="26"/>
              </w:rPr>
              <w:t>Used to decrease the font size by one unit from base font size.</w:t>
            </w:r>
          </w:p>
        </w:tc>
      </w:tr>
    </w:tbl>
    <w:p w:rsidR="000B4CFD" w:rsidRDefault="000B4CFD" w:rsidP="000B4CFD">
      <w:pPr>
        <w:pStyle w:val="NormalWeb"/>
        <w:shd w:val="clear" w:color="auto" w:fill="FFFFFF"/>
        <w:spacing w:before="0" w:beforeAutospacing="0" w:after="0" w:afterAutospacing="0"/>
        <w:rPr>
          <w:rFonts w:ascii="Verdana" w:hAnsi="Verdana"/>
          <w:color w:val="000000"/>
          <w:sz w:val="26"/>
          <w:szCs w:val="26"/>
        </w:rPr>
      </w:pPr>
      <w:r>
        <w:rPr>
          <w:rStyle w:val="Strong"/>
          <w:rFonts w:ascii="Verdana" w:eastAsiaTheme="majorEastAsia" w:hAnsi="Verdana"/>
          <w:i/>
          <w:iCs/>
          <w:color w:val="000000"/>
          <w:sz w:val="26"/>
          <w:szCs w:val="26"/>
          <w:bdr w:val="none" w:sz="0" w:space="0" w:color="auto" w:frame="1"/>
        </w:rPr>
        <w:t>Types of HTML formatting tags:</w:t>
      </w:r>
    </w:p>
    <w:p w:rsidR="000B4CFD" w:rsidRDefault="000B4CFD" w:rsidP="000B4CFD">
      <w:pPr>
        <w:pStyle w:val="NormalWeb"/>
        <w:shd w:val="clear" w:color="auto" w:fill="FFFFFF"/>
        <w:spacing w:before="0" w:beforeAutospacing="0" w:after="0" w:afterAutospacing="0"/>
        <w:rPr>
          <w:rFonts w:ascii="Verdana" w:hAnsi="Verdana"/>
          <w:color w:val="000000"/>
          <w:sz w:val="26"/>
          <w:szCs w:val="26"/>
        </w:rPr>
      </w:pPr>
      <w:r>
        <w:rPr>
          <w:rStyle w:val="Strong"/>
          <w:rFonts w:ascii="Verdana" w:eastAsiaTheme="majorEastAsia" w:hAnsi="Verdana"/>
          <w:color w:val="000000"/>
          <w:sz w:val="26"/>
          <w:szCs w:val="26"/>
          <w:bdr w:val="none" w:sz="0" w:space="0" w:color="auto" w:frame="1"/>
        </w:rPr>
        <w:t>Physical tag:</w:t>
      </w:r>
    </w:p>
    <w:p w:rsidR="000B4CFD" w:rsidRDefault="000B4CFD" w:rsidP="000B4CFD">
      <w:pPr>
        <w:pStyle w:val="NormalWeb"/>
        <w:shd w:val="clear" w:color="auto" w:fill="FFFFFF"/>
        <w:spacing w:before="0" w:beforeAutospacing="0" w:after="360" w:afterAutospacing="0"/>
        <w:rPr>
          <w:rFonts w:ascii="Verdana" w:hAnsi="Verdana"/>
          <w:color w:val="000000"/>
          <w:sz w:val="26"/>
          <w:szCs w:val="26"/>
        </w:rPr>
      </w:pPr>
      <w:proofErr w:type="gramStart"/>
      <w:r>
        <w:rPr>
          <w:rFonts w:ascii="Verdana" w:hAnsi="Verdana"/>
          <w:color w:val="000000"/>
          <w:sz w:val="26"/>
          <w:szCs w:val="26"/>
        </w:rPr>
        <w:t>Provides a visual appearance to the text.</w:t>
      </w:r>
      <w:proofErr w:type="gramEnd"/>
    </w:p>
    <w:p w:rsidR="000B4CFD" w:rsidRDefault="000B4CFD" w:rsidP="000B4CFD">
      <w:pPr>
        <w:pStyle w:val="NormalWeb"/>
        <w:shd w:val="clear" w:color="auto" w:fill="FFFFFF"/>
        <w:spacing w:before="0" w:beforeAutospacing="0" w:after="0" w:afterAutospacing="0"/>
        <w:rPr>
          <w:rFonts w:ascii="Verdana" w:hAnsi="Verdana"/>
          <w:color w:val="000000"/>
          <w:sz w:val="26"/>
          <w:szCs w:val="26"/>
        </w:rPr>
      </w:pPr>
      <w:r>
        <w:rPr>
          <w:rStyle w:val="Strong"/>
          <w:rFonts w:ascii="Verdana" w:eastAsiaTheme="majorEastAsia" w:hAnsi="Verdana"/>
          <w:color w:val="000000"/>
          <w:sz w:val="26"/>
          <w:szCs w:val="26"/>
          <w:bdr w:val="none" w:sz="0" w:space="0" w:color="auto" w:frame="1"/>
        </w:rPr>
        <w:t>Logical tag:</w:t>
      </w:r>
    </w:p>
    <w:p w:rsidR="000B4CFD" w:rsidRDefault="000B4CFD" w:rsidP="000B4CFD">
      <w:pPr>
        <w:pStyle w:val="NormalWeb"/>
        <w:shd w:val="clear" w:color="auto" w:fill="FFFFFF"/>
        <w:spacing w:before="0" w:beforeAutospacing="0" w:after="360" w:afterAutospacing="0"/>
        <w:rPr>
          <w:rFonts w:ascii="Verdana" w:hAnsi="Verdana"/>
          <w:color w:val="000000"/>
          <w:sz w:val="26"/>
          <w:szCs w:val="26"/>
        </w:rPr>
      </w:pPr>
      <w:proofErr w:type="gramStart"/>
      <w:r>
        <w:rPr>
          <w:rFonts w:ascii="Verdana" w:hAnsi="Verdana"/>
          <w:color w:val="000000"/>
          <w:sz w:val="26"/>
          <w:szCs w:val="26"/>
        </w:rPr>
        <w:t>Adds some logical or semantic value to the text.</w:t>
      </w:r>
      <w:proofErr w:type="gramEnd"/>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roofErr w:type="gramStart"/>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DOCTYPE</w:t>
      </w:r>
      <w:proofErr w:type="gramEnd"/>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9CDCFE"/>
          <w:sz w:val="21"/>
          <w:szCs w:val="21"/>
        </w:rPr>
        <w:t>html</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html</w:t>
      </w:r>
      <w:r w:rsidRPr="008A5A4F">
        <w:rPr>
          <w:rFonts w:ascii="Consolas" w:eastAsia="Times New Roman" w:hAnsi="Consolas" w:cs="Times New Roman"/>
          <w:color w:val="D4D4D4"/>
          <w:sz w:val="21"/>
          <w:szCs w:val="21"/>
        </w:rPr>
        <w:t xml:space="preserve"> </w:t>
      </w:r>
      <w:proofErr w:type="spellStart"/>
      <w:proofErr w:type="gramStart"/>
      <w:r w:rsidRPr="008A5A4F">
        <w:rPr>
          <w:rFonts w:ascii="Consolas" w:eastAsia="Times New Roman" w:hAnsi="Consolas" w:cs="Times New Roman"/>
          <w:color w:val="9CDCFE"/>
          <w:sz w:val="21"/>
          <w:szCs w:val="21"/>
        </w:rPr>
        <w:t>lang</w:t>
      </w:r>
      <w:proofErr w:type="spellEnd"/>
      <w:proofErr w:type="gramEnd"/>
      <w:r w:rsidRPr="008A5A4F">
        <w:rPr>
          <w:rFonts w:ascii="Consolas" w:eastAsia="Times New Roman" w:hAnsi="Consolas" w:cs="Times New Roman"/>
          <w:color w:val="D4D4D4"/>
          <w:sz w:val="21"/>
          <w:szCs w:val="21"/>
        </w:rPr>
        <w:t>=</w:t>
      </w:r>
      <w:r w:rsidRPr="008A5A4F">
        <w:rPr>
          <w:rFonts w:ascii="Consolas" w:eastAsia="Times New Roman" w:hAnsi="Consolas" w:cs="Times New Roman"/>
          <w:color w:val="CE9178"/>
          <w:sz w:val="21"/>
          <w:szCs w:val="21"/>
        </w:rPr>
        <w:t>"en"</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head</w:t>
      </w:r>
      <w:proofErr w:type="gramEnd"/>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meta</w:t>
      </w:r>
      <w:proofErr w:type="gramEnd"/>
      <w:r w:rsidRPr="008A5A4F">
        <w:rPr>
          <w:rFonts w:ascii="Consolas" w:eastAsia="Times New Roman" w:hAnsi="Consolas" w:cs="Times New Roman"/>
          <w:color w:val="D4D4D4"/>
          <w:sz w:val="21"/>
          <w:szCs w:val="21"/>
        </w:rPr>
        <w:t xml:space="preserve"> </w:t>
      </w:r>
      <w:proofErr w:type="spellStart"/>
      <w:r w:rsidRPr="008A5A4F">
        <w:rPr>
          <w:rFonts w:ascii="Consolas" w:eastAsia="Times New Roman" w:hAnsi="Consolas" w:cs="Times New Roman"/>
          <w:color w:val="9CDCFE"/>
          <w:sz w:val="21"/>
          <w:szCs w:val="21"/>
        </w:rPr>
        <w:t>charset</w:t>
      </w:r>
      <w:proofErr w:type="spellEnd"/>
      <w:r w:rsidRPr="008A5A4F">
        <w:rPr>
          <w:rFonts w:ascii="Consolas" w:eastAsia="Times New Roman" w:hAnsi="Consolas" w:cs="Times New Roman"/>
          <w:color w:val="D4D4D4"/>
          <w:sz w:val="21"/>
          <w:szCs w:val="21"/>
        </w:rPr>
        <w:t>=</w:t>
      </w:r>
      <w:r w:rsidRPr="008A5A4F">
        <w:rPr>
          <w:rFonts w:ascii="Consolas" w:eastAsia="Times New Roman" w:hAnsi="Consolas" w:cs="Times New Roman"/>
          <w:color w:val="CE9178"/>
          <w:sz w:val="21"/>
          <w:szCs w:val="21"/>
        </w:rPr>
        <w:t>"UTF-8"</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meta</w:t>
      </w:r>
      <w:proofErr w:type="gramEnd"/>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9CDCFE"/>
          <w:sz w:val="21"/>
          <w:szCs w:val="21"/>
        </w:rPr>
        <w:t>name</w:t>
      </w:r>
      <w:r w:rsidRPr="008A5A4F">
        <w:rPr>
          <w:rFonts w:ascii="Consolas" w:eastAsia="Times New Roman" w:hAnsi="Consolas" w:cs="Times New Roman"/>
          <w:color w:val="D4D4D4"/>
          <w:sz w:val="21"/>
          <w:szCs w:val="21"/>
        </w:rPr>
        <w:t>=</w:t>
      </w:r>
      <w:r w:rsidRPr="008A5A4F">
        <w:rPr>
          <w:rFonts w:ascii="Consolas" w:eastAsia="Times New Roman" w:hAnsi="Consolas" w:cs="Times New Roman"/>
          <w:color w:val="CE9178"/>
          <w:sz w:val="21"/>
          <w:szCs w:val="21"/>
        </w:rPr>
        <w:t>"viewport"</w:t>
      </w:r>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9CDCFE"/>
          <w:sz w:val="21"/>
          <w:szCs w:val="21"/>
        </w:rPr>
        <w:t>content</w:t>
      </w:r>
      <w:r w:rsidRPr="008A5A4F">
        <w:rPr>
          <w:rFonts w:ascii="Consolas" w:eastAsia="Times New Roman" w:hAnsi="Consolas" w:cs="Times New Roman"/>
          <w:color w:val="D4D4D4"/>
          <w:sz w:val="21"/>
          <w:szCs w:val="21"/>
        </w:rPr>
        <w:t>=</w:t>
      </w:r>
      <w:r w:rsidRPr="008A5A4F">
        <w:rPr>
          <w:rFonts w:ascii="Consolas" w:eastAsia="Times New Roman" w:hAnsi="Consolas" w:cs="Times New Roman"/>
          <w:color w:val="CE9178"/>
          <w:sz w:val="21"/>
          <w:szCs w:val="21"/>
        </w:rPr>
        <w:t>"width=device-width, initial-scale=1.0"</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title</w:t>
      </w:r>
      <w:r w:rsidRPr="008A5A4F">
        <w:rPr>
          <w:rFonts w:ascii="Consolas" w:eastAsia="Times New Roman" w:hAnsi="Consolas" w:cs="Times New Roman"/>
          <w:color w:val="808080"/>
          <w:sz w:val="21"/>
          <w:szCs w:val="21"/>
        </w:rPr>
        <w:t>&gt;</w:t>
      </w:r>
      <w:proofErr w:type="gramEnd"/>
      <w:r w:rsidRPr="008A5A4F">
        <w:rPr>
          <w:rFonts w:ascii="Consolas" w:eastAsia="Times New Roman" w:hAnsi="Consolas" w:cs="Times New Roman"/>
          <w:color w:val="D4D4D4"/>
          <w:sz w:val="21"/>
          <w:szCs w:val="21"/>
        </w:rPr>
        <w:t>html id attribute</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title</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body</w:t>
      </w:r>
      <w:proofErr w:type="gramEnd"/>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p</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b</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hello 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b</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p</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lastRenderedPageBreak/>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p</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strong</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hello 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strong</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p</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&gt;&lt;</w:t>
      </w:r>
      <w:proofErr w:type="spellStart"/>
      <w:r w:rsidRPr="008A5A4F">
        <w:rPr>
          <w:rFonts w:ascii="Consolas" w:eastAsia="Times New Roman" w:hAnsi="Consolas" w:cs="Times New Roman"/>
          <w:color w:val="569CD6"/>
          <w:sz w:val="21"/>
          <w:szCs w:val="21"/>
        </w:rPr>
        <w:t>i</w:t>
      </w:r>
      <w:proofErr w:type="spellEnd"/>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Hello!!!</w:t>
      </w:r>
      <w:r w:rsidRPr="008A5A4F">
        <w:rPr>
          <w:rFonts w:ascii="Consolas" w:eastAsia="Times New Roman" w:hAnsi="Consolas" w:cs="Times New Roman"/>
          <w:color w:val="808080"/>
          <w:sz w:val="21"/>
          <w:szCs w:val="21"/>
        </w:rPr>
        <w:t>&lt;/</w:t>
      </w:r>
      <w:proofErr w:type="spellStart"/>
      <w:r w:rsidRPr="008A5A4F">
        <w:rPr>
          <w:rFonts w:ascii="Consolas" w:eastAsia="Times New Roman" w:hAnsi="Consolas" w:cs="Times New Roman"/>
          <w:color w:val="569CD6"/>
          <w:sz w:val="21"/>
          <w:szCs w:val="21"/>
        </w:rPr>
        <w:t>i</w:t>
      </w:r>
      <w:proofErr w:type="spellEnd"/>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&gt;&lt;</w:t>
      </w:r>
      <w:proofErr w:type="spellStart"/>
      <w:r w:rsidRPr="008A5A4F">
        <w:rPr>
          <w:rFonts w:ascii="Consolas" w:eastAsia="Times New Roman" w:hAnsi="Consolas" w:cs="Times New Roman"/>
          <w:color w:val="569CD6"/>
          <w:sz w:val="21"/>
          <w:szCs w:val="21"/>
        </w:rPr>
        <w:t>em</w:t>
      </w:r>
      <w:proofErr w:type="spellEnd"/>
      <w:r w:rsidRPr="008A5A4F">
        <w:rPr>
          <w:rFonts w:ascii="Consolas" w:eastAsia="Times New Roman" w:hAnsi="Consolas" w:cs="Times New Roman"/>
          <w:color w:val="808080"/>
          <w:sz w:val="21"/>
          <w:szCs w:val="21"/>
        </w:rPr>
        <w:t>&gt;</w:t>
      </w:r>
      <w:proofErr w:type="spellStart"/>
      <w:r w:rsidRPr="008A5A4F">
        <w:rPr>
          <w:rFonts w:ascii="Consolas" w:eastAsia="Times New Roman" w:hAnsi="Consolas" w:cs="Times New Roman"/>
          <w:color w:val="D4D4D4"/>
          <w:sz w:val="21"/>
          <w:szCs w:val="21"/>
        </w:rPr>
        <w:t>Hellooooo</w:t>
      </w:r>
      <w:proofErr w:type="spellEnd"/>
      <w:r w:rsidRPr="008A5A4F">
        <w:rPr>
          <w:rFonts w:ascii="Consolas" w:eastAsia="Times New Roman" w:hAnsi="Consolas" w:cs="Times New Roman"/>
          <w:color w:val="808080"/>
          <w:sz w:val="21"/>
          <w:szCs w:val="21"/>
        </w:rPr>
        <w:t>&lt;/</w:t>
      </w:r>
      <w:proofErr w:type="spellStart"/>
      <w:r w:rsidRPr="008A5A4F">
        <w:rPr>
          <w:rFonts w:ascii="Consolas" w:eastAsia="Times New Roman" w:hAnsi="Consolas" w:cs="Times New Roman"/>
          <w:color w:val="569CD6"/>
          <w:sz w:val="21"/>
          <w:szCs w:val="21"/>
        </w:rPr>
        <w:t>em</w:t>
      </w:r>
      <w:proofErr w:type="spellEnd"/>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mark</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mark</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u</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u</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F44747"/>
          <w:sz w:val="21"/>
          <w:szCs w:val="21"/>
        </w:rPr>
        <w:t>strike</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F44747"/>
          <w:sz w:val="21"/>
          <w:szCs w:val="21"/>
        </w:rPr>
        <w:t>strike</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proofErr w:type="spellStart"/>
      <w:r w:rsidRPr="008A5A4F">
        <w:rPr>
          <w:rFonts w:ascii="Consolas" w:eastAsia="Times New Roman" w:hAnsi="Consolas" w:cs="Times New Roman"/>
          <w:color w:val="F44747"/>
          <w:sz w:val="21"/>
          <w:szCs w:val="21"/>
        </w:rPr>
        <w:t>tt</w:t>
      </w:r>
      <w:proofErr w:type="spellEnd"/>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proofErr w:type="spellStart"/>
      <w:r w:rsidRPr="008A5A4F">
        <w:rPr>
          <w:rFonts w:ascii="Consolas" w:eastAsia="Times New Roman" w:hAnsi="Consolas" w:cs="Times New Roman"/>
          <w:color w:val="F44747"/>
          <w:sz w:val="21"/>
          <w:szCs w:val="21"/>
        </w:rPr>
        <w:t>tt</w:t>
      </w:r>
      <w:proofErr w:type="spellEnd"/>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sup</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sup</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sub</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sub</w:t>
      </w:r>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del</w:t>
      </w:r>
      <w:r w:rsidRPr="008A5A4F">
        <w:rPr>
          <w:rFonts w:ascii="Consolas" w:eastAsia="Times New Roman" w:hAnsi="Consolas" w:cs="Times New Roman"/>
          <w:color w:val="808080"/>
          <w:sz w:val="21"/>
          <w:szCs w:val="21"/>
        </w:rPr>
        <w:t>&gt;</w:t>
      </w:r>
      <w:proofErr w:type="gramEnd"/>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del</w:t>
      </w:r>
      <w:proofErr w:type="gramEnd"/>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del</w:t>
      </w:r>
      <w:r w:rsidRPr="008A5A4F">
        <w:rPr>
          <w:rFonts w:ascii="Consolas" w:eastAsia="Times New Roman" w:hAnsi="Consolas" w:cs="Times New Roman"/>
          <w:color w:val="808080"/>
          <w:sz w:val="21"/>
          <w:szCs w:val="21"/>
        </w:rPr>
        <w:t>&gt;</w:t>
      </w:r>
      <w:proofErr w:type="gramEnd"/>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del</w:t>
      </w:r>
      <w:proofErr w:type="gramEnd"/>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ins</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friends!!!</w:t>
      </w:r>
      <w:r w:rsidRPr="008A5A4F">
        <w:rPr>
          <w:rFonts w:ascii="Consolas" w:eastAsia="Times New Roman" w:hAnsi="Consolas" w:cs="Times New Roman"/>
          <w:color w:val="808080"/>
          <w:sz w:val="21"/>
          <w:szCs w:val="21"/>
        </w:rPr>
        <w:t>&lt;/</w:t>
      </w:r>
      <w:proofErr w:type="gramStart"/>
      <w:r w:rsidRPr="008A5A4F">
        <w:rPr>
          <w:rFonts w:ascii="Consolas" w:eastAsia="Times New Roman" w:hAnsi="Consolas" w:cs="Times New Roman"/>
          <w:color w:val="569CD6"/>
          <w:sz w:val="21"/>
          <w:szCs w:val="21"/>
        </w:rPr>
        <w:t>ins</w:t>
      </w:r>
      <w:proofErr w:type="gramEnd"/>
      <w:r w:rsidRPr="008A5A4F">
        <w:rPr>
          <w:rFonts w:ascii="Consolas" w:eastAsia="Times New Roman" w:hAnsi="Consolas" w:cs="Times New Roman"/>
          <w:color w:val="808080"/>
          <w:sz w:val="21"/>
          <w:szCs w:val="21"/>
        </w:rPr>
        <w:t>&gt;&lt;/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F44747"/>
          <w:sz w:val="21"/>
          <w:szCs w:val="21"/>
        </w:rPr>
        <w:t>big</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big&lt;/h1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h1</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 xml:space="preserve">Hello </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small</w:t>
      </w:r>
      <w:r w:rsidRPr="008A5A4F">
        <w:rPr>
          <w:rFonts w:ascii="Consolas" w:eastAsia="Times New Roman" w:hAnsi="Consolas" w:cs="Times New Roman"/>
          <w:color w:val="808080"/>
          <w:sz w:val="21"/>
          <w:szCs w:val="21"/>
        </w:rPr>
        <w:t>&gt;</w:t>
      </w:r>
      <w:r w:rsidRPr="008A5A4F">
        <w:rPr>
          <w:rFonts w:ascii="Consolas" w:eastAsia="Times New Roman" w:hAnsi="Consolas" w:cs="Times New Roman"/>
          <w:color w:val="D4D4D4"/>
          <w:sz w:val="21"/>
          <w:szCs w:val="21"/>
        </w:rPr>
        <w:t>World!!</w:t>
      </w: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small&lt;/h1</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24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br/>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p>
    <w:p w:rsidR="008A5A4F" w:rsidRPr="008A5A4F" w:rsidRDefault="008A5A4F" w:rsidP="008A5A4F">
      <w:pPr>
        <w:shd w:val="clear" w:color="auto" w:fill="1E1E1E"/>
        <w:spacing w:after="240" w:line="285" w:lineRule="atLeast"/>
        <w:rPr>
          <w:rFonts w:ascii="Consolas" w:eastAsia="Times New Roman" w:hAnsi="Consolas" w:cs="Times New Roman"/>
          <w:color w:val="D4D4D4"/>
          <w:sz w:val="21"/>
          <w:szCs w:val="21"/>
        </w:rPr>
      </w:pP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D4D4D4"/>
          <w:sz w:val="21"/>
          <w:szCs w:val="21"/>
        </w:rPr>
        <w:t xml:space="preserve">        </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body</w:t>
      </w:r>
      <w:r w:rsidRPr="008A5A4F">
        <w:rPr>
          <w:rFonts w:ascii="Consolas" w:eastAsia="Times New Roman" w:hAnsi="Consolas" w:cs="Times New Roman"/>
          <w:color w:val="808080"/>
          <w:sz w:val="21"/>
          <w:szCs w:val="21"/>
        </w:rPr>
        <w:t>&gt;</w:t>
      </w:r>
    </w:p>
    <w:p w:rsidR="008A5A4F" w:rsidRPr="008A5A4F" w:rsidRDefault="008A5A4F" w:rsidP="008A5A4F">
      <w:pPr>
        <w:shd w:val="clear" w:color="auto" w:fill="1E1E1E"/>
        <w:spacing w:after="0" w:line="285" w:lineRule="atLeast"/>
        <w:rPr>
          <w:rFonts w:ascii="Consolas" w:eastAsia="Times New Roman" w:hAnsi="Consolas" w:cs="Times New Roman"/>
          <w:color w:val="D4D4D4"/>
          <w:sz w:val="21"/>
          <w:szCs w:val="21"/>
        </w:rPr>
      </w:pPr>
      <w:r w:rsidRPr="008A5A4F">
        <w:rPr>
          <w:rFonts w:ascii="Consolas" w:eastAsia="Times New Roman" w:hAnsi="Consolas" w:cs="Times New Roman"/>
          <w:color w:val="808080"/>
          <w:sz w:val="21"/>
          <w:szCs w:val="21"/>
        </w:rPr>
        <w:t>&lt;/</w:t>
      </w:r>
      <w:r w:rsidRPr="008A5A4F">
        <w:rPr>
          <w:rFonts w:ascii="Consolas" w:eastAsia="Times New Roman" w:hAnsi="Consolas" w:cs="Times New Roman"/>
          <w:color w:val="569CD6"/>
          <w:sz w:val="21"/>
          <w:szCs w:val="21"/>
        </w:rPr>
        <w:t>html</w:t>
      </w:r>
      <w:r w:rsidRPr="008A5A4F">
        <w:rPr>
          <w:rFonts w:ascii="Consolas" w:eastAsia="Times New Roman" w:hAnsi="Consolas" w:cs="Times New Roman"/>
          <w:color w:val="808080"/>
          <w:sz w:val="21"/>
          <w:szCs w:val="21"/>
        </w:rPr>
        <w:t>&gt;</w:t>
      </w:r>
    </w:p>
    <w:p w:rsidR="008A5A4F" w:rsidRDefault="008A5A4F" w:rsidP="000B4CFD">
      <w:pPr>
        <w:pStyle w:val="NormalWeb"/>
        <w:shd w:val="clear" w:color="auto" w:fill="FFFFFF"/>
        <w:spacing w:before="0" w:beforeAutospacing="0" w:after="360" w:afterAutospacing="0"/>
        <w:rPr>
          <w:rFonts w:ascii="Verdana" w:hAnsi="Verdana"/>
          <w:color w:val="000000"/>
          <w:sz w:val="26"/>
          <w:szCs w:val="26"/>
        </w:rPr>
      </w:pPr>
    </w:p>
    <w:p w:rsidR="000B4CFD" w:rsidRDefault="000B4CFD" w:rsidP="000B4CFD">
      <w:pPr>
        <w:pStyle w:val="NormalWeb"/>
        <w:shd w:val="clear" w:color="auto" w:fill="FFFFFF"/>
        <w:spacing w:before="0" w:beforeAutospacing="0" w:after="0" w:afterAutospacing="0"/>
        <w:rPr>
          <w:rStyle w:val="Strong"/>
          <w:rFonts w:ascii="Verdana" w:eastAsiaTheme="majorEastAsia" w:hAnsi="Verdana"/>
          <w:i/>
          <w:iCs/>
          <w:color w:val="000000"/>
          <w:sz w:val="26"/>
          <w:szCs w:val="26"/>
          <w:bdr w:val="none" w:sz="0" w:space="0" w:color="auto" w:frame="1"/>
        </w:rPr>
      </w:pPr>
      <w:r>
        <w:rPr>
          <w:rStyle w:val="Strong"/>
          <w:rFonts w:ascii="Verdana" w:eastAsiaTheme="majorEastAsia" w:hAnsi="Verdana"/>
          <w:i/>
          <w:iCs/>
          <w:color w:val="000000"/>
          <w:sz w:val="26"/>
          <w:szCs w:val="26"/>
          <w:bdr w:val="none" w:sz="0" w:space="0" w:color="auto" w:frame="1"/>
        </w:rPr>
        <w:t>Output:</w:t>
      </w:r>
    </w:p>
    <w:p w:rsidR="005C2596" w:rsidRDefault="005C2596" w:rsidP="000B4CFD">
      <w:pPr>
        <w:pStyle w:val="NormalWeb"/>
        <w:shd w:val="clear" w:color="auto" w:fill="FFFFFF"/>
        <w:spacing w:before="0" w:beforeAutospacing="0" w:after="0" w:afterAutospacing="0"/>
        <w:rPr>
          <w:rFonts w:ascii="Verdana" w:hAnsi="Verdana"/>
          <w:color w:val="000000"/>
          <w:sz w:val="26"/>
          <w:szCs w:val="26"/>
        </w:rPr>
      </w:pPr>
    </w:p>
    <w:p w:rsidR="008A5A4F" w:rsidRDefault="008A5A4F" w:rsidP="008A5A4F">
      <w:pPr>
        <w:pStyle w:val="NormalWeb"/>
        <w:rPr>
          <w:color w:val="000000"/>
          <w:sz w:val="27"/>
          <w:szCs w:val="27"/>
        </w:rPr>
      </w:pPr>
      <w:proofErr w:type="gramStart"/>
      <w:r>
        <w:rPr>
          <w:b/>
          <w:bCs/>
          <w:color w:val="000000"/>
          <w:sz w:val="27"/>
          <w:szCs w:val="27"/>
        </w:rPr>
        <w:t>hello</w:t>
      </w:r>
      <w:proofErr w:type="gramEnd"/>
      <w:r>
        <w:rPr>
          <w:b/>
          <w:bCs/>
          <w:color w:val="000000"/>
          <w:sz w:val="27"/>
          <w:szCs w:val="27"/>
        </w:rPr>
        <w:t xml:space="preserve"> world</w:t>
      </w:r>
    </w:p>
    <w:p w:rsidR="008A5A4F" w:rsidRDefault="008A5A4F" w:rsidP="008A5A4F">
      <w:pPr>
        <w:pStyle w:val="NormalWeb"/>
        <w:rPr>
          <w:color w:val="000000"/>
          <w:sz w:val="27"/>
          <w:szCs w:val="27"/>
        </w:rPr>
      </w:pPr>
      <w:proofErr w:type="gramStart"/>
      <w:r>
        <w:rPr>
          <w:rStyle w:val="Strong"/>
          <w:rFonts w:eastAsiaTheme="majorEastAsia"/>
          <w:color w:val="000000"/>
          <w:sz w:val="27"/>
          <w:szCs w:val="27"/>
        </w:rPr>
        <w:t>hello</w:t>
      </w:r>
      <w:proofErr w:type="gramEnd"/>
      <w:r>
        <w:rPr>
          <w:rStyle w:val="Strong"/>
          <w:rFonts w:eastAsiaTheme="majorEastAsia"/>
          <w:color w:val="000000"/>
          <w:sz w:val="27"/>
          <w:szCs w:val="27"/>
        </w:rPr>
        <w:t xml:space="preserve"> world!!</w:t>
      </w:r>
    </w:p>
    <w:p w:rsidR="008A5A4F" w:rsidRDefault="008A5A4F" w:rsidP="008A5A4F">
      <w:pPr>
        <w:pStyle w:val="Heading1"/>
        <w:rPr>
          <w:color w:val="000000"/>
          <w:sz w:val="48"/>
          <w:szCs w:val="48"/>
        </w:rPr>
      </w:pPr>
      <w:r>
        <w:rPr>
          <w:i/>
          <w:iCs/>
          <w:color w:val="000000"/>
        </w:rPr>
        <w:lastRenderedPageBreak/>
        <w:t>Hello!!!</w:t>
      </w:r>
    </w:p>
    <w:p w:rsidR="008A5A4F" w:rsidRDefault="008A5A4F" w:rsidP="008A5A4F">
      <w:pPr>
        <w:pStyle w:val="Heading1"/>
        <w:rPr>
          <w:color w:val="000000"/>
        </w:rPr>
      </w:pPr>
      <w:proofErr w:type="spellStart"/>
      <w:r>
        <w:rPr>
          <w:rStyle w:val="Emphasis"/>
          <w:color w:val="000000"/>
        </w:rPr>
        <w:t>Hellooooo</w:t>
      </w:r>
      <w:proofErr w:type="spellEnd"/>
    </w:p>
    <w:p w:rsidR="008A5A4F" w:rsidRDefault="008A5A4F" w:rsidP="008A5A4F">
      <w:pPr>
        <w:pStyle w:val="Heading1"/>
        <w:rPr>
          <w:color w:val="000000"/>
        </w:rPr>
      </w:pPr>
      <w:r>
        <w:rPr>
          <w:color w:val="000000"/>
        </w:rPr>
        <w:t>Hello World</w:t>
      </w:r>
    </w:p>
    <w:p w:rsidR="008A5A4F" w:rsidRDefault="008A5A4F" w:rsidP="008A5A4F">
      <w:pPr>
        <w:pStyle w:val="Heading1"/>
        <w:rPr>
          <w:color w:val="000000"/>
        </w:rPr>
      </w:pPr>
      <w:r>
        <w:rPr>
          <w:color w:val="000000"/>
        </w:rPr>
        <w:t>Hello </w:t>
      </w:r>
      <w:r>
        <w:rPr>
          <w:color w:val="000000"/>
          <w:u w:val="single"/>
        </w:rPr>
        <w:t>World</w:t>
      </w:r>
    </w:p>
    <w:p w:rsidR="008A5A4F" w:rsidRDefault="008A5A4F" w:rsidP="008A5A4F">
      <w:pPr>
        <w:pStyle w:val="Heading1"/>
        <w:rPr>
          <w:color w:val="000000"/>
        </w:rPr>
      </w:pPr>
      <w:r>
        <w:rPr>
          <w:color w:val="000000"/>
        </w:rPr>
        <w:t>Hello </w:t>
      </w:r>
      <w:r>
        <w:rPr>
          <w:strike/>
          <w:color w:val="000000"/>
        </w:rPr>
        <w:t>World</w:t>
      </w:r>
    </w:p>
    <w:p w:rsidR="008A5A4F" w:rsidRDefault="008A5A4F" w:rsidP="008A5A4F">
      <w:pPr>
        <w:pStyle w:val="Heading1"/>
        <w:rPr>
          <w:color w:val="000000"/>
        </w:rPr>
      </w:pPr>
      <w:r>
        <w:rPr>
          <w:color w:val="000000"/>
        </w:rPr>
        <w:t>Hello </w:t>
      </w:r>
      <w:r>
        <w:rPr>
          <w:rStyle w:val="HTMLTypewriter"/>
          <w:rFonts w:eastAsiaTheme="majorEastAsia"/>
          <w:color w:val="000000"/>
        </w:rPr>
        <w:t>World</w:t>
      </w:r>
    </w:p>
    <w:p w:rsidR="008A5A4F" w:rsidRDefault="008A5A4F" w:rsidP="008A5A4F">
      <w:pPr>
        <w:pStyle w:val="Heading1"/>
        <w:rPr>
          <w:color w:val="000000"/>
        </w:rPr>
      </w:pPr>
      <w:r>
        <w:rPr>
          <w:color w:val="000000"/>
        </w:rPr>
        <w:t>Hello </w:t>
      </w:r>
      <w:r>
        <w:rPr>
          <w:color w:val="000000"/>
          <w:vertAlign w:val="superscript"/>
        </w:rPr>
        <w:t>World!!</w:t>
      </w:r>
    </w:p>
    <w:p w:rsidR="008A5A4F" w:rsidRDefault="008A5A4F" w:rsidP="008A5A4F">
      <w:pPr>
        <w:pStyle w:val="Heading1"/>
        <w:rPr>
          <w:color w:val="000000"/>
        </w:rPr>
      </w:pPr>
      <w:r>
        <w:rPr>
          <w:color w:val="000000"/>
        </w:rPr>
        <w:t>Hello </w:t>
      </w:r>
      <w:r>
        <w:rPr>
          <w:color w:val="000000"/>
          <w:vertAlign w:val="subscript"/>
        </w:rPr>
        <w:t>World!!</w:t>
      </w:r>
    </w:p>
    <w:p w:rsidR="008A5A4F" w:rsidRDefault="008A5A4F" w:rsidP="008A5A4F">
      <w:pPr>
        <w:pStyle w:val="Heading1"/>
        <w:rPr>
          <w:color w:val="000000"/>
        </w:rPr>
      </w:pPr>
      <w:r>
        <w:rPr>
          <w:color w:val="000000"/>
        </w:rPr>
        <w:t>Hello </w:t>
      </w:r>
      <w:del w:id="3" w:author="Unknown">
        <w:r>
          <w:rPr>
            <w:color w:val="000000"/>
          </w:rPr>
          <w:delText>World!!</w:delText>
        </w:r>
      </w:del>
    </w:p>
    <w:p w:rsidR="008A5A4F" w:rsidRDefault="008A5A4F" w:rsidP="008A5A4F">
      <w:pPr>
        <w:pStyle w:val="Heading1"/>
        <w:rPr>
          <w:color w:val="000000"/>
        </w:rPr>
      </w:pPr>
      <w:r>
        <w:rPr>
          <w:color w:val="000000"/>
        </w:rPr>
        <w:t>Hello </w:t>
      </w:r>
      <w:del w:id="4" w:author="Unknown">
        <w:r>
          <w:rPr>
            <w:color w:val="000000"/>
          </w:rPr>
          <w:delText>World!!</w:delText>
        </w:r>
      </w:del>
      <w:r>
        <w:rPr>
          <w:color w:val="000000"/>
        </w:rPr>
        <w:t> </w:t>
      </w:r>
      <w:ins w:id="5" w:author="Unknown">
        <w:r>
          <w:rPr>
            <w:color w:val="000000"/>
          </w:rPr>
          <w:t>friends!!!</w:t>
        </w:r>
      </w:ins>
    </w:p>
    <w:p w:rsidR="008A5A4F" w:rsidRDefault="008A5A4F" w:rsidP="008A5A4F">
      <w:pPr>
        <w:pStyle w:val="Heading1"/>
        <w:rPr>
          <w:color w:val="000000"/>
          <w:sz w:val="72"/>
          <w:szCs w:val="72"/>
        </w:rPr>
      </w:pPr>
      <w:r>
        <w:rPr>
          <w:color w:val="000000"/>
        </w:rPr>
        <w:t>Hello </w:t>
      </w:r>
      <w:r>
        <w:rPr>
          <w:color w:val="000000"/>
          <w:sz w:val="72"/>
          <w:szCs w:val="72"/>
        </w:rPr>
        <w:t>World!!</w:t>
      </w:r>
    </w:p>
    <w:p w:rsidR="008A5A4F" w:rsidRDefault="008A5A4F" w:rsidP="008A5A4F">
      <w:pPr>
        <w:pStyle w:val="Heading1"/>
        <w:rPr>
          <w:color w:val="000000"/>
          <w:sz w:val="48"/>
          <w:szCs w:val="48"/>
        </w:rPr>
      </w:pPr>
      <w:r>
        <w:rPr>
          <w:color w:val="000000"/>
        </w:rPr>
        <w:t>Hello </w:t>
      </w:r>
      <w:r>
        <w:rPr>
          <w:color w:val="000000"/>
          <w:sz w:val="36"/>
          <w:szCs w:val="36"/>
        </w:rPr>
        <w:t>World!!</w:t>
      </w:r>
    </w:p>
    <w:p w:rsidR="000B4CFD" w:rsidRDefault="000B4CFD" w:rsidP="00EC386C">
      <w:pPr>
        <w:rPr>
          <w:rFonts w:asciiTheme="majorHAnsi" w:hAnsiTheme="majorHAnsi"/>
          <w:color w:val="000000" w:themeColor="text1"/>
          <w:sz w:val="28"/>
          <w:szCs w:val="28"/>
        </w:rPr>
      </w:pPr>
    </w:p>
    <w:p w:rsidR="00C41482" w:rsidRPr="00B41106" w:rsidRDefault="00C41482" w:rsidP="00EC386C">
      <w:pPr>
        <w:rPr>
          <w:rFonts w:asciiTheme="majorHAnsi" w:hAnsiTheme="majorHAnsi"/>
          <w:color w:val="000000" w:themeColor="text1"/>
          <w:sz w:val="28"/>
          <w:szCs w:val="28"/>
        </w:rPr>
      </w:pPr>
    </w:p>
    <w:sectPr w:rsidR="00C41482" w:rsidRPr="00B41106" w:rsidSect="00F62FE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54DA4"/>
    <w:multiLevelType w:val="multilevel"/>
    <w:tmpl w:val="9B127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870BF5"/>
    <w:multiLevelType w:val="multilevel"/>
    <w:tmpl w:val="B594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5632E4"/>
    <w:multiLevelType w:val="hybridMultilevel"/>
    <w:tmpl w:val="1D4C4194"/>
    <w:lvl w:ilvl="0" w:tplc="3112E546">
      <w:start w:val="5"/>
      <w:numFmt w:val="upperLetter"/>
      <w:lvlText w:val="%1."/>
      <w:lvlJc w:val="left"/>
      <w:pPr>
        <w:tabs>
          <w:tab w:val="num" w:pos="720"/>
        </w:tabs>
        <w:ind w:left="720" w:hanging="360"/>
      </w:pPr>
    </w:lvl>
    <w:lvl w:ilvl="1" w:tplc="465A8222" w:tentative="1">
      <w:start w:val="1"/>
      <w:numFmt w:val="decimal"/>
      <w:lvlText w:val="%2."/>
      <w:lvlJc w:val="left"/>
      <w:pPr>
        <w:tabs>
          <w:tab w:val="num" w:pos="1440"/>
        </w:tabs>
        <w:ind w:left="1440" w:hanging="360"/>
      </w:pPr>
    </w:lvl>
    <w:lvl w:ilvl="2" w:tplc="DDAA6D7C" w:tentative="1">
      <w:start w:val="1"/>
      <w:numFmt w:val="decimal"/>
      <w:lvlText w:val="%3."/>
      <w:lvlJc w:val="left"/>
      <w:pPr>
        <w:tabs>
          <w:tab w:val="num" w:pos="2160"/>
        </w:tabs>
        <w:ind w:left="2160" w:hanging="360"/>
      </w:pPr>
    </w:lvl>
    <w:lvl w:ilvl="3" w:tplc="BEEC196A" w:tentative="1">
      <w:start w:val="1"/>
      <w:numFmt w:val="decimal"/>
      <w:lvlText w:val="%4."/>
      <w:lvlJc w:val="left"/>
      <w:pPr>
        <w:tabs>
          <w:tab w:val="num" w:pos="2880"/>
        </w:tabs>
        <w:ind w:left="2880" w:hanging="360"/>
      </w:pPr>
    </w:lvl>
    <w:lvl w:ilvl="4" w:tplc="5FBADA68" w:tentative="1">
      <w:start w:val="1"/>
      <w:numFmt w:val="decimal"/>
      <w:lvlText w:val="%5."/>
      <w:lvlJc w:val="left"/>
      <w:pPr>
        <w:tabs>
          <w:tab w:val="num" w:pos="3600"/>
        </w:tabs>
        <w:ind w:left="3600" w:hanging="360"/>
      </w:pPr>
    </w:lvl>
    <w:lvl w:ilvl="5" w:tplc="40F0C9B6" w:tentative="1">
      <w:start w:val="1"/>
      <w:numFmt w:val="decimal"/>
      <w:lvlText w:val="%6."/>
      <w:lvlJc w:val="left"/>
      <w:pPr>
        <w:tabs>
          <w:tab w:val="num" w:pos="4320"/>
        </w:tabs>
        <w:ind w:left="4320" w:hanging="360"/>
      </w:pPr>
    </w:lvl>
    <w:lvl w:ilvl="6" w:tplc="D3029CC4" w:tentative="1">
      <w:start w:val="1"/>
      <w:numFmt w:val="decimal"/>
      <w:lvlText w:val="%7."/>
      <w:lvlJc w:val="left"/>
      <w:pPr>
        <w:tabs>
          <w:tab w:val="num" w:pos="5040"/>
        </w:tabs>
        <w:ind w:left="5040" w:hanging="360"/>
      </w:pPr>
    </w:lvl>
    <w:lvl w:ilvl="7" w:tplc="B1187C18" w:tentative="1">
      <w:start w:val="1"/>
      <w:numFmt w:val="decimal"/>
      <w:lvlText w:val="%8."/>
      <w:lvlJc w:val="left"/>
      <w:pPr>
        <w:tabs>
          <w:tab w:val="num" w:pos="5760"/>
        </w:tabs>
        <w:ind w:left="5760" w:hanging="360"/>
      </w:pPr>
    </w:lvl>
    <w:lvl w:ilvl="8" w:tplc="1896917C" w:tentative="1">
      <w:start w:val="1"/>
      <w:numFmt w:val="decimal"/>
      <w:lvlText w:val="%9."/>
      <w:lvlJc w:val="left"/>
      <w:pPr>
        <w:tabs>
          <w:tab w:val="num" w:pos="6480"/>
        </w:tabs>
        <w:ind w:left="6480" w:hanging="360"/>
      </w:pPr>
    </w:lvl>
  </w:abstractNum>
  <w:abstractNum w:abstractNumId="3">
    <w:nsid w:val="19975D5A"/>
    <w:multiLevelType w:val="multilevel"/>
    <w:tmpl w:val="2BB6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193CC0"/>
    <w:multiLevelType w:val="multilevel"/>
    <w:tmpl w:val="C28649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EF30E75"/>
    <w:multiLevelType w:val="multilevel"/>
    <w:tmpl w:val="9AD8DA6C"/>
    <w:lvl w:ilvl="0">
      <w:start w:val="5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234B56"/>
    <w:multiLevelType w:val="multilevel"/>
    <w:tmpl w:val="D918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2519E8"/>
    <w:multiLevelType w:val="multilevel"/>
    <w:tmpl w:val="080ABF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5B7DDC"/>
    <w:multiLevelType w:val="multilevel"/>
    <w:tmpl w:val="7916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C7126E"/>
    <w:multiLevelType w:val="multilevel"/>
    <w:tmpl w:val="6CC6779E"/>
    <w:lvl w:ilvl="0">
      <w:start w:val="5"/>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nsid w:val="308C201D"/>
    <w:multiLevelType w:val="multilevel"/>
    <w:tmpl w:val="5332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0D73FB"/>
    <w:multiLevelType w:val="hybridMultilevel"/>
    <w:tmpl w:val="49D268B4"/>
    <w:lvl w:ilvl="0" w:tplc="3F867E5C">
      <w:start w:val="5"/>
      <w:numFmt w:val="lowerRoman"/>
      <w:lvlText w:val="%1."/>
      <w:lvlJc w:val="right"/>
      <w:pPr>
        <w:tabs>
          <w:tab w:val="num" w:pos="720"/>
        </w:tabs>
        <w:ind w:left="720" w:hanging="360"/>
      </w:pPr>
    </w:lvl>
    <w:lvl w:ilvl="1" w:tplc="121C3D04" w:tentative="1">
      <w:start w:val="1"/>
      <w:numFmt w:val="decimal"/>
      <w:lvlText w:val="%2."/>
      <w:lvlJc w:val="left"/>
      <w:pPr>
        <w:tabs>
          <w:tab w:val="num" w:pos="1440"/>
        </w:tabs>
        <w:ind w:left="1440" w:hanging="360"/>
      </w:pPr>
    </w:lvl>
    <w:lvl w:ilvl="2" w:tplc="28745508" w:tentative="1">
      <w:start w:val="1"/>
      <w:numFmt w:val="decimal"/>
      <w:lvlText w:val="%3."/>
      <w:lvlJc w:val="left"/>
      <w:pPr>
        <w:tabs>
          <w:tab w:val="num" w:pos="2160"/>
        </w:tabs>
        <w:ind w:left="2160" w:hanging="360"/>
      </w:pPr>
    </w:lvl>
    <w:lvl w:ilvl="3" w:tplc="81787390" w:tentative="1">
      <w:start w:val="1"/>
      <w:numFmt w:val="decimal"/>
      <w:lvlText w:val="%4."/>
      <w:lvlJc w:val="left"/>
      <w:pPr>
        <w:tabs>
          <w:tab w:val="num" w:pos="2880"/>
        </w:tabs>
        <w:ind w:left="2880" w:hanging="360"/>
      </w:pPr>
    </w:lvl>
    <w:lvl w:ilvl="4" w:tplc="C1963D1C" w:tentative="1">
      <w:start w:val="1"/>
      <w:numFmt w:val="decimal"/>
      <w:lvlText w:val="%5."/>
      <w:lvlJc w:val="left"/>
      <w:pPr>
        <w:tabs>
          <w:tab w:val="num" w:pos="3600"/>
        </w:tabs>
        <w:ind w:left="3600" w:hanging="360"/>
      </w:pPr>
    </w:lvl>
    <w:lvl w:ilvl="5" w:tplc="B706DCD0" w:tentative="1">
      <w:start w:val="1"/>
      <w:numFmt w:val="decimal"/>
      <w:lvlText w:val="%6."/>
      <w:lvlJc w:val="left"/>
      <w:pPr>
        <w:tabs>
          <w:tab w:val="num" w:pos="4320"/>
        </w:tabs>
        <w:ind w:left="4320" w:hanging="360"/>
      </w:pPr>
    </w:lvl>
    <w:lvl w:ilvl="6" w:tplc="CD56E936" w:tentative="1">
      <w:start w:val="1"/>
      <w:numFmt w:val="decimal"/>
      <w:lvlText w:val="%7."/>
      <w:lvlJc w:val="left"/>
      <w:pPr>
        <w:tabs>
          <w:tab w:val="num" w:pos="5040"/>
        </w:tabs>
        <w:ind w:left="5040" w:hanging="360"/>
      </w:pPr>
    </w:lvl>
    <w:lvl w:ilvl="7" w:tplc="7E34F78E" w:tentative="1">
      <w:start w:val="1"/>
      <w:numFmt w:val="decimal"/>
      <w:lvlText w:val="%8."/>
      <w:lvlJc w:val="left"/>
      <w:pPr>
        <w:tabs>
          <w:tab w:val="num" w:pos="5760"/>
        </w:tabs>
        <w:ind w:left="5760" w:hanging="360"/>
      </w:pPr>
    </w:lvl>
    <w:lvl w:ilvl="8" w:tplc="BD1085F8" w:tentative="1">
      <w:start w:val="1"/>
      <w:numFmt w:val="decimal"/>
      <w:lvlText w:val="%9."/>
      <w:lvlJc w:val="left"/>
      <w:pPr>
        <w:tabs>
          <w:tab w:val="num" w:pos="6480"/>
        </w:tabs>
        <w:ind w:left="6480" w:hanging="360"/>
      </w:pPr>
    </w:lvl>
  </w:abstractNum>
  <w:abstractNum w:abstractNumId="12">
    <w:nsid w:val="33BC65AB"/>
    <w:multiLevelType w:val="multilevel"/>
    <w:tmpl w:val="4CBEA570"/>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3">
    <w:nsid w:val="37811E07"/>
    <w:multiLevelType w:val="multilevel"/>
    <w:tmpl w:val="7342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3D2168"/>
    <w:multiLevelType w:val="multilevel"/>
    <w:tmpl w:val="76C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774EF8"/>
    <w:multiLevelType w:val="hybridMultilevel"/>
    <w:tmpl w:val="78B07FEA"/>
    <w:lvl w:ilvl="0" w:tplc="CCD230E8">
      <w:start w:val="5"/>
      <w:numFmt w:val="lowerRoman"/>
      <w:lvlText w:val="%1."/>
      <w:lvlJc w:val="right"/>
      <w:pPr>
        <w:tabs>
          <w:tab w:val="num" w:pos="720"/>
        </w:tabs>
        <w:ind w:left="720" w:hanging="360"/>
      </w:pPr>
    </w:lvl>
    <w:lvl w:ilvl="1" w:tplc="AC0A6B4A" w:tentative="1">
      <w:start w:val="1"/>
      <w:numFmt w:val="decimal"/>
      <w:lvlText w:val="%2."/>
      <w:lvlJc w:val="left"/>
      <w:pPr>
        <w:tabs>
          <w:tab w:val="num" w:pos="1440"/>
        </w:tabs>
        <w:ind w:left="1440" w:hanging="360"/>
      </w:pPr>
    </w:lvl>
    <w:lvl w:ilvl="2" w:tplc="8FFADFAA" w:tentative="1">
      <w:start w:val="1"/>
      <w:numFmt w:val="decimal"/>
      <w:lvlText w:val="%3."/>
      <w:lvlJc w:val="left"/>
      <w:pPr>
        <w:tabs>
          <w:tab w:val="num" w:pos="2160"/>
        </w:tabs>
        <w:ind w:left="2160" w:hanging="360"/>
      </w:pPr>
    </w:lvl>
    <w:lvl w:ilvl="3" w:tplc="0C383642" w:tentative="1">
      <w:start w:val="1"/>
      <w:numFmt w:val="decimal"/>
      <w:lvlText w:val="%4."/>
      <w:lvlJc w:val="left"/>
      <w:pPr>
        <w:tabs>
          <w:tab w:val="num" w:pos="2880"/>
        </w:tabs>
        <w:ind w:left="2880" w:hanging="360"/>
      </w:pPr>
    </w:lvl>
    <w:lvl w:ilvl="4" w:tplc="04463856" w:tentative="1">
      <w:start w:val="1"/>
      <w:numFmt w:val="decimal"/>
      <w:lvlText w:val="%5."/>
      <w:lvlJc w:val="left"/>
      <w:pPr>
        <w:tabs>
          <w:tab w:val="num" w:pos="3600"/>
        </w:tabs>
        <w:ind w:left="3600" w:hanging="360"/>
      </w:pPr>
    </w:lvl>
    <w:lvl w:ilvl="5" w:tplc="95F8DB2C" w:tentative="1">
      <w:start w:val="1"/>
      <w:numFmt w:val="decimal"/>
      <w:lvlText w:val="%6."/>
      <w:lvlJc w:val="left"/>
      <w:pPr>
        <w:tabs>
          <w:tab w:val="num" w:pos="4320"/>
        </w:tabs>
        <w:ind w:left="4320" w:hanging="360"/>
      </w:pPr>
    </w:lvl>
    <w:lvl w:ilvl="6" w:tplc="EA0C79BC" w:tentative="1">
      <w:start w:val="1"/>
      <w:numFmt w:val="decimal"/>
      <w:lvlText w:val="%7."/>
      <w:lvlJc w:val="left"/>
      <w:pPr>
        <w:tabs>
          <w:tab w:val="num" w:pos="5040"/>
        </w:tabs>
        <w:ind w:left="5040" w:hanging="360"/>
      </w:pPr>
    </w:lvl>
    <w:lvl w:ilvl="7" w:tplc="BE4E567E" w:tentative="1">
      <w:start w:val="1"/>
      <w:numFmt w:val="decimal"/>
      <w:lvlText w:val="%8."/>
      <w:lvlJc w:val="left"/>
      <w:pPr>
        <w:tabs>
          <w:tab w:val="num" w:pos="5760"/>
        </w:tabs>
        <w:ind w:left="5760" w:hanging="360"/>
      </w:pPr>
    </w:lvl>
    <w:lvl w:ilvl="8" w:tplc="9C34E802" w:tentative="1">
      <w:start w:val="1"/>
      <w:numFmt w:val="decimal"/>
      <w:lvlText w:val="%9."/>
      <w:lvlJc w:val="left"/>
      <w:pPr>
        <w:tabs>
          <w:tab w:val="num" w:pos="6480"/>
        </w:tabs>
        <w:ind w:left="6480" w:hanging="360"/>
      </w:pPr>
    </w:lvl>
  </w:abstractNum>
  <w:abstractNum w:abstractNumId="16">
    <w:nsid w:val="46A55ABF"/>
    <w:multiLevelType w:val="multilevel"/>
    <w:tmpl w:val="11EE54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48CE3FC9"/>
    <w:multiLevelType w:val="multilevel"/>
    <w:tmpl w:val="6C8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68241A"/>
    <w:multiLevelType w:val="multilevel"/>
    <w:tmpl w:val="55145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C2C6789"/>
    <w:multiLevelType w:val="hybridMultilevel"/>
    <w:tmpl w:val="6882D4B2"/>
    <w:lvl w:ilvl="0" w:tplc="2916BBEA">
      <w:start w:val="5"/>
      <w:numFmt w:val="upperLetter"/>
      <w:lvlText w:val="%1."/>
      <w:lvlJc w:val="left"/>
      <w:pPr>
        <w:tabs>
          <w:tab w:val="num" w:pos="720"/>
        </w:tabs>
        <w:ind w:left="720" w:hanging="360"/>
      </w:pPr>
    </w:lvl>
    <w:lvl w:ilvl="1" w:tplc="77BCFDB2" w:tentative="1">
      <w:start w:val="1"/>
      <w:numFmt w:val="decimal"/>
      <w:lvlText w:val="%2."/>
      <w:lvlJc w:val="left"/>
      <w:pPr>
        <w:tabs>
          <w:tab w:val="num" w:pos="1440"/>
        </w:tabs>
        <w:ind w:left="1440" w:hanging="360"/>
      </w:pPr>
    </w:lvl>
    <w:lvl w:ilvl="2" w:tplc="62327D1A" w:tentative="1">
      <w:start w:val="1"/>
      <w:numFmt w:val="decimal"/>
      <w:lvlText w:val="%3."/>
      <w:lvlJc w:val="left"/>
      <w:pPr>
        <w:tabs>
          <w:tab w:val="num" w:pos="2160"/>
        </w:tabs>
        <w:ind w:left="2160" w:hanging="360"/>
      </w:pPr>
    </w:lvl>
    <w:lvl w:ilvl="3" w:tplc="DC600EB0" w:tentative="1">
      <w:start w:val="1"/>
      <w:numFmt w:val="decimal"/>
      <w:lvlText w:val="%4."/>
      <w:lvlJc w:val="left"/>
      <w:pPr>
        <w:tabs>
          <w:tab w:val="num" w:pos="2880"/>
        </w:tabs>
        <w:ind w:left="2880" w:hanging="360"/>
      </w:pPr>
    </w:lvl>
    <w:lvl w:ilvl="4" w:tplc="F8CC2E3A" w:tentative="1">
      <w:start w:val="1"/>
      <w:numFmt w:val="decimal"/>
      <w:lvlText w:val="%5."/>
      <w:lvlJc w:val="left"/>
      <w:pPr>
        <w:tabs>
          <w:tab w:val="num" w:pos="3600"/>
        </w:tabs>
        <w:ind w:left="3600" w:hanging="360"/>
      </w:pPr>
    </w:lvl>
    <w:lvl w:ilvl="5" w:tplc="D32A73D8" w:tentative="1">
      <w:start w:val="1"/>
      <w:numFmt w:val="decimal"/>
      <w:lvlText w:val="%6."/>
      <w:lvlJc w:val="left"/>
      <w:pPr>
        <w:tabs>
          <w:tab w:val="num" w:pos="4320"/>
        </w:tabs>
        <w:ind w:left="4320" w:hanging="360"/>
      </w:pPr>
    </w:lvl>
    <w:lvl w:ilvl="6" w:tplc="ACF842FE" w:tentative="1">
      <w:start w:val="1"/>
      <w:numFmt w:val="decimal"/>
      <w:lvlText w:val="%7."/>
      <w:lvlJc w:val="left"/>
      <w:pPr>
        <w:tabs>
          <w:tab w:val="num" w:pos="5040"/>
        </w:tabs>
        <w:ind w:left="5040" w:hanging="360"/>
      </w:pPr>
    </w:lvl>
    <w:lvl w:ilvl="7" w:tplc="5F7472E0" w:tentative="1">
      <w:start w:val="1"/>
      <w:numFmt w:val="decimal"/>
      <w:lvlText w:val="%8."/>
      <w:lvlJc w:val="left"/>
      <w:pPr>
        <w:tabs>
          <w:tab w:val="num" w:pos="5760"/>
        </w:tabs>
        <w:ind w:left="5760" w:hanging="360"/>
      </w:pPr>
    </w:lvl>
    <w:lvl w:ilvl="8" w:tplc="61F8CFA2" w:tentative="1">
      <w:start w:val="1"/>
      <w:numFmt w:val="decimal"/>
      <w:lvlText w:val="%9."/>
      <w:lvlJc w:val="left"/>
      <w:pPr>
        <w:tabs>
          <w:tab w:val="num" w:pos="6480"/>
        </w:tabs>
        <w:ind w:left="6480" w:hanging="360"/>
      </w:pPr>
    </w:lvl>
  </w:abstractNum>
  <w:abstractNum w:abstractNumId="20">
    <w:nsid w:val="50C73145"/>
    <w:multiLevelType w:val="multilevel"/>
    <w:tmpl w:val="BAAA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6521FB"/>
    <w:multiLevelType w:val="multilevel"/>
    <w:tmpl w:val="B240D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5F00E3"/>
    <w:multiLevelType w:val="multilevel"/>
    <w:tmpl w:val="6D3E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AD5865"/>
    <w:multiLevelType w:val="multilevel"/>
    <w:tmpl w:val="EBEA2D04"/>
    <w:lvl w:ilvl="0">
      <w:start w:val="5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FD16378"/>
    <w:multiLevelType w:val="multilevel"/>
    <w:tmpl w:val="9692C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0B77CD9"/>
    <w:multiLevelType w:val="multilevel"/>
    <w:tmpl w:val="D7BA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A74C39"/>
    <w:multiLevelType w:val="multilevel"/>
    <w:tmpl w:val="F7C4C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32343A2"/>
    <w:multiLevelType w:val="multilevel"/>
    <w:tmpl w:val="D854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949384B"/>
    <w:multiLevelType w:val="multilevel"/>
    <w:tmpl w:val="8B688A50"/>
    <w:lvl w:ilvl="0">
      <w:start w:val="5"/>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9">
    <w:nsid w:val="79684AFA"/>
    <w:multiLevelType w:val="multilevel"/>
    <w:tmpl w:val="3E8E3724"/>
    <w:lvl w:ilvl="0">
      <w:start w:val="5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114DB8"/>
    <w:multiLevelType w:val="multilevel"/>
    <w:tmpl w:val="9CEC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D6264B6"/>
    <w:multiLevelType w:val="multilevel"/>
    <w:tmpl w:val="F2741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20"/>
  </w:num>
  <w:num w:numId="3">
    <w:abstractNumId w:val="22"/>
  </w:num>
  <w:num w:numId="4">
    <w:abstractNumId w:val="25"/>
  </w:num>
  <w:num w:numId="5">
    <w:abstractNumId w:val="18"/>
  </w:num>
  <w:num w:numId="6">
    <w:abstractNumId w:val="17"/>
  </w:num>
  <w:num w:numId="7">
    <w:abstractNumId w:val="26"/>
  </w:num>
  <w:num w:numId="8">
    <w:abstractNumId w:val="13"/>
  </w:num>
  <w:num w:numId="9">
    <w:abstractNumId w:val="6"/>
  </w:num>
  <w:num w:numId="10">
    <w:abstractNumId w:val="3"/>
  </w:num>
  <w:num w:numId="11">
    <w:abstractNumId w:val="21"/>
  </w:num>
  <w:num w:numId="12">
    <w:abstractNumId w:val="23"/>
    <w:lvlOverride w:ilvl="0">
      <w:lvl w:ilvl="0">
        <w:numFmt w:val="decimal"/>
        <w:lvlText w:val="%1."/>
        <w:lvlJc w:val="left"/>
      </w:lvl>
    </w:lvlOverride>
  </w:num>
  <w:num w:numId="13">
    <w:abstractNumId w:val="23"/>
    <w:lvlOverride w:ilvl="0">
      <w:lvl w:ilvl="0">
        <w:numFmt w:val="decimal"/>
        <w:lvlText w:val="%1."/>
        <w:lvlJc w:val="left"/>
      </w:lvl>
    </w:lvlOverride>
  </w:num>
  <w:num w:numId="14">
    <w:abstractNumId w:val="23"/>
    <w:lvlOverride w:ilvl="0">
      <w:lvl w:ilvl="0">
        <w:numFmt w:val="decimal"/>
        <w:lvlText w:val="%1."/>
        <w:lvlJc w:val="left"/>
      </w:lvl>
    </w:lvlOverride>
  </w:num>
  <w:num w:numId="15">
    <w:abstractNumId w:val="19"/>
  </w:num>
  <w:num w:numId="16">
    <w:abstractNumId w:val="19"/>
    <w:lvlOverride w:ilvl="0">
      <w:lvl w:ilvl="0" w:tplc="2916BBEA">
        <w:numFmt w:val="upperLetter"/>
        <w:lvlText w:val="%1."/>
        <w:lvlJc w:val="left"/>
      </w:lvl>
    </w:lvlOverride>
  </w:num>
  <w:num w:numId="17">
    <w:abstractNumId w:val="19"/>
    <w:lvlOverride w:ilvl="0">
      <w:lvl w:ilvl="0" w:tplc="2916BBEA">
        <w:numFmt w:val="upperLetter"/>
        <w:lvlText w:val="%1."/>
        <w:lvlJc w:val="left"/>
      </w:lvl>
    </w:lvlOverride>
  </w:num>
  <w:num w:numId="18">
    <w:abstractNumId w:val="31"/>
    <w:lvlOverride w:ilvl="0">
      <w:lvl w:ilvl="0">
        <w:numFmt w:val="lowerLetter"/>
        <w:lvlText w:val="%1."/>
        <w:lvlJc w:val="left"/>
      </w:lvl>
    </w:lvlOverride>
  </w:num>
  <w:num w:numId="19">
    <w:abstractNumId w:val="11"/>
  </w:num>
  <w:num w:numId="20">
    <w:abstractNumId w:val="11"/>
    <w:lvlOverride w:ilvl="0">
      <w:lvl w:ilvl="0" w:tplc="3F867E5C">
        <w:numFmt w:val="lowerRoman"/>
        <w:lvlText w:val="%1."/>
        <w:lvlJc w:val="right"/>
      </w:lvl>
    </w:lvlOverride>
  </w:num>
  <w:num w:numId="21">
    <w:abstractNumId w:val="11"/>
    <w:lvlOverride w:ilvl="0">
      <w:lvl w:ilvl="0" w:tplc="3F867E5C">
        <w:numFmt w:val="lowerRoman"/>
        <w:lvlText w:val="%1."/>
        <w:lvlJc w:val="right"/>
      </w:lvl>
    </w:lvlOverride>
  </w:num>
  <w:num w:numId="22">
    <w:abstractNumId w:val="1"/>
    <w:lvlOverride w:ilvl="0">
      <w:lvl w:ilvl="0">
        <w:numFmt w:val="upperRoman"/>
        <w:lvlText w:val="%1."/>
        <w:lvlJc w:val="right"/>
      </w:lvl>
    </w:lvlOverride>
  </w:num>
  <w:num w:numId="23">
    <w:abstractNumId w:val="8"/>
  </w:num>
  <w:num w:numId="24">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29"/>
    <w:lvlOverride w:ilvl="0">
      <w:lvl w:ilvl="0">
        <w:numFmt w:val="decimal"/>
        <w:lvlText w:val="%1."/>
        <w:lvlJc w:val="left"/>
      </w:lvl>
    </w:lvlOverride>
  </w:num>
  <w:num w:numId="27">
    <w:abstractNumId w:val="29"/>
    <w:lvlOverride w:ilvl="0">
      <w:lvl w:ilvl="0">
        <w:numFmt w:val="decimal"/>
        <w:lvlText w:val="%1."/>
        <w:lvlJc w:val="left"/>
      </w:lvl>
    </w:lvlOverride>
  </w:num>
  <w:num w:numId="28">
    <w:abstractNumId w:val="29"/>
    <w:lvlOverride w:ilvl="0">
      <w:lvl w:ilvl="0">
        <w:numFmt w:val="decimal"/>
        <w:lvlText w:val="%1."/>
        <w:lvlJc w:val="left"/>
      </w:lvl>
    </w:lvlOverride>
  </w:num>
  <w:num w:numId="29">
    <w:abstractNumId w:val="2"/>
  </w:num>
  <w:num w:numId="30">
    <w:abstractNumId w:val="2"/>
    <w:lvlOverride w:ilvl="0">
      <w:lvl w:ilvl="0" w:tplc="3112E546">
        <w:numFmt w:val="upperLetter"/>
        <w:lvlText w:val="%1."/>
        <w:lvlJc w:val="left"/>
      </w:lvl>
    </w:lvlOverride>
  </w:num>
  <w:num w:numId="31">
    <w:abstractNumId w:val="2"/>
    <w:lvlOverride w:ilvl="0">
      <w:lvl w:ilvl="0" w:tplc="3112E546">
        <w:numFmt w:val="upperLetter"/>
        <w:lvlText w:val="%1."/>
        <w:lvlJc w:val="left"/>
      </w:lvl>
    </w:lvlOverride>
  </w:num>
  <w:num w:numId="32">
    <w:abstractNumId w:val="24"/>
    <w:lvlOverride w:ilvl="0">
      <w:lvl w:ilvl="0">
        <w:numFmt w:val="lowerLetter"/>
        <w:lvlText w:val="%1."/>
        <w:lvlJc w:val="left"/>
      </w:lvl>
    </w:lvlOverride>
  </w:num>
  <w:num w:numId="33">
    <w:abstractNumId w:val="15"/>
  </w:num>
  <w:num w:numId="34">
    <w:abstractNumId w:val="15"/>
    <w:lvlOverride w:ilvl="0">
      <w:lvl w:ilvl="0" w:tplc="CCD230E8">
        <w:numFmt w:val="lowerRoman"/>
        <w:lvlText w:val="%1."/>
        <w:lvlJc w:val="right"/>
      </w:lvl>
    </w:lvlOverride>
  </w:num>
  <w:num w:numId="35">
    <w:abstractNumId w:val="15"/>
    <w:lvlOverride w:ilvl="0">
      <w:lvl w:ilvl="0" w:tplc="CCD230E8">
        <w:numFmt w:val="lowerRoman"/>
        <w:lvlText w:val="%1."/>
        <w:lvlJc w:val="right"/>
      </w:lvl>
    </w:lvlOverride>
  </w:num>
  <w:num w:numId="36">
    <w:abstractNumId w:val="0"/>
    <w:lvlOverride w:ilvl="0">
      <w:lvl w:ilvl="0">
        <w:numFmt w:val="upperRoman"/>
        <w:lvlText w:val="%1."/>
        <w:lvlJc w:val="right"/>
      </w:lvl>
    </w:lvlOverride>
  </w:num>
  <w:num w:numId="37">
    <w:abstractNumId w:val="5"/>
  </w:num>
  <w:num w:numId="38">
    <w:abstractNumId w:val="28"/>
  </w:num>
  <w:num w:numId="39">
    <w:abstractNumId w:val="16"/>
  </w:num>
  <w:num w:numId="40">
    <w:abstractNumId w:val="9"/>
  </w:num>
  <w:num w:numId="41">
    <w:abstractNumId w:val="12"/>
  </w:num>
  <w:num w:numId="42">
    <w:abstractNumId w:val="10"/>
  </w:num>
  <w:num w:numId="43">
    <w:abstractNumId w:val="4"/>
  </w:num>
  <w:num w:numId="4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F1282"/>
    <w:rsid w:val="000549A7"/>
    <w:rsid w:val="00084D54"/>
    <w:rsid w:val="00091037"/>
    <w:rsid w:val="00095244"/>
    <w:rsid w:val="000B4CFD"/>
    <w:rsid w:val="000D788C"/>
    <w:rsid w:val="00153ED9"/>
    <w:rsid w:val="001F162B"/>
    <w:rsid w:val="0021381D"/>
    <w:rsid w:val="00223F77"/>
    <w:rsid w:val="002849B3"/>
    <w:rsid w:val="002A2D45"/>
    <w:rsid w:val="002C765E"/>
    <w:rsid w:val="002D1E8A"/>
    <w:rsid w:val="00325AE0"/>
    <w:rsid w:val="0032745C"/>
    <w:rsid w:val="00346108"/>
    <w:rsid w:val="003C0F9C"/>
    <w:rsid w:val="003E1086"/>
    <w:rsid w:val="003E1852"/>
    <w:rsid w:val="003F0EBF"/>
    <w:rsid w:val="00431E6F"/>
    <w:rsid w:val="0050576F"/>
    <w:rsid w:val="00505AB0"/>
    <w:rsid w:val="005648C8"/>
    <w:rsid w:val="00582A62"/>
    <w:rsid w:val="005C2596"/>
    <w:rsid w:val="005D6DFF"/>
    <w:rsid w:val="005F656E"/>
    <w:rsid w:val="00614B55"/>
    <w:rsid w:val="0068057B"/>
    <w:rsid w:val="0069697A"/>
    <w:rsid w:val="006A188F"/>
    <w:rsid w:val="006D5F50"/>
    <w:rsid w:val="006F698E"/>
    <w:rsid w:val="00740CB6"/>
    <w:rsid w:val="007939DA"/>
    <w:rsid w:val="007B422A"/>
    <w:rsid w:val="0080374E"/>
    <w:rsid w:val="00861B32"/>
    <w:rsid w:val="008A5A4F"/>
    <w:rsid w:val="008D44BE"/>
    <w:rsid w:val="008E340F"/>
    <w:rsid w:val="009036F7"/>
    <w:rsid w:val="00931D65"/>
    <w:rsid w:val="009C4F77"/>
    <w:rsid w:val="00A109D0"/>
    <w:rsid w:val="00A746C0"/>
    <w:rsid w:val="00A77DB0"/>
    <w:rsid w:val="00A80611"/>
    <w:rsid w:val="00A826D6"/>
    <w:rsid w:val="00AF1282"/>
    <w:rsid w:val="00B139FE"/>
    <w:rsid w:val="00B3425C"/>
    <w:rsid w:val="00B41106"/>
    <w:rsid w:val="00B8084D"/>
    <w:rsid w:val="00B86B2E"/>
    <w:rsid w:val="00BF0A31"/>
    <w:rsid w:val="00BF26B9"/>
    <w:rsid w:val="00BF2AF6"/>
    <w:rsid w:val="00C41482"/>
    <w:rsid w:val="00C8245B"/>
    <w:rsid w:val="00D64D04"/>
    <w:rsid w:val="00DB6441"/>
    <w:rsid w:val="00DC39A4"/>
    <w:rsid w:val="00DE407F"/>
    <w:rsid w:val="00DF7595"/>
    <w:rsid w:val="00E14631"/>
    <w:rsid w:val="00E2305A"/>
    <w:rsid w:val="00E572A9"/>
    <w:rsid w:val="00E94001"/>
    <w:rsid w:val="00EC386C"/>
    <w:rsid w:val="00EF2292"/>
    <w:rsid w:val="00F02E9B"/>
    <w:rsid w:val="00F62FEE"/>
    <w:rsid w:val="00F82583"/>
    <w:rsid w:val="00FB6BEF"/>
    <w:rsid w:val="00FD3E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FEE"/>
  </w:style>
  <w:style w:type="paragraph" w:styleId="Heading1">
    <w:name w:val="heading 1"/>
    <w:basedOn w:val="Normal"/>
    <w:next w:val="Normal"/>
    <w:link w:val="Heading1Char"/>
    <w:uiPriority w:val="9"/>
    <w:qFormat/>
    <w:rsid w:val="00AF12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2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12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F1282"/>
    <w:pPr>
      <w:spacing w:after="0" w:line="240" w:lineRule="auto"/>
    </w:pPr>
  </w:style>
  <w:style w:type="character" w:customStyle="1" w:styleId="Heading1Char">
    <w:name w:val="Heading 1 Char"/>
    <w:basedOn w:val="DefaultParagraphFont"/>
    <w:link w:val="Heading1"/>
    <w:uiPriority w:val="9"/>
    <w:rsid w:val="00AF128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AF128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AF128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1282"/>
    <w:rPr>
      <w:color w:val="0000FF"/>
      <w:u w:val="single"/>
    </w:rPr>
  </w:style>
  <w:style w:type="character" w:customStyle="1" w:styleId="Heading2Char">
    <w:name w:val="Heading 2 Char"/>
    <w:basedOn w:val="DefaultParagraphFont"/>
    <w:link w:val="Heading2"/>
    <w:uiPriority w:val="9"/>
    <w:rsid w:val="00AF128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25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AE0"/>
    <w:rPr>
      <w:rFonts w:ascii="Tahoma" w:hAnsi="Tahoma" w:cs="Tahoma"/>
      <w:sz w:val="16"/>
      <w:szCs w:val="16"/>
    </w:rPr>
  </w:style>
  <w:style w:type="character" w:styleId="Strong">
    <w:name w:val="Strong"/>
    <w:basedOn w:val="DefaultParagraphFont"/>
    <w:uiPriority w:val="22"/>
    <w:qFormat/>
    <w:rsid w:val="00DE407F"/>
    <w:rPr>
      <w:b/>
      <w:bCs/>
    </w:rPr>
  </w:style>
  <w:style w:type="character" w:styleId="HTMLCode">
    <w:name w:val="HTML Code"/>
    <w:basedOn w:val="DefaultParagraphFont"/>
    <w:uiPriority w:val="99"/>
    <w:semiHidden/>
    <w:unhideWhenUsed/>
    <w:rsid w:val="00DE40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E34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340F"/>
    <w:rPr>
      <w:rFonts w:ascii="Courier New" w:eastAsia="Times New Roman" w:hAnsi="Courier New" w:cs="Courier New"/>
      <w:sz w:val="20"/>
      <w:szCs w:val="20"/>
    </w:rPr>
  </w:style>
  <w:style w:type="character" w:customStyle="1" w:styleId="tag">
    <w:name w:val="tag"/>
    <w:basedOn w:val="DefaultParagraphFont"/>
    <w:rsid w:val="006D5F50"/>
  </w:style>
  <w:style w:type="character" w:customStyle="1" w:styleId="tag-name">
    <w:name w:val="tag-name"/>
    <w:basedOn w:val="DefaultParagraphFont"/>
    <w:rsid w:val="006D5F50"/>
  </w:style>
  <w:style w:type="character" w:customStyle="1" w:styleId="tagnamecolor">
    <w:name w:val="tagnamecolor"/>
    <w:basedOn w:val="DefaultParagraphFont"/>
    <w:rsid w:val="00FD3EE8"/>
  </w:style>
  <w:style w:type="character" w:customStyle="1" w:styleId="tagcolor">
    <w:name w:val="tagcolor"/>
    <w:basedOn w:val="DefaultParagraphFont"/>
    <w:rsid w:val="00FD3EE8"/>
  </w:style>
  <w:style w:type="character" w:customStyle="1" w:styleId="cssselectorcolor">
    <w:name w:val="cssselectorcolor"/>
    <w:basedOn w:val="DefaultParagraphFont"/>
    <w:rsid w:val="00FD3EE8"/>
  </w:style>
  <w:style w:type="character" w:customStyle="1" w:styleId="cssdelimitercolor">
    <w:name w:val="cssdelimitercolor"/>
    <w:basedOn w:val="DefaultParagraphFont"/>
    <w:rsid w:val="00FD3EE8"/>
  </w:style>
  <w:style w:type="character" w:customStyle="1" w:styleId="csspropertycolor">
    <w:name w:val="csspropertycolor"/>
    <w:basedOn w:val="DefaultParagraphFont"/>
    <w:rsid w:val="00FD3EE8"/>
  </w:style>
  <w:style w:type="character" w:customStyle="1" w:styleId="csspropertyvaluecolor">
    <w:name w:val="csspropertyvaluecolor"/>
    <w:basedOn w:val="DefaultParagraphFont"/>
    <w:rsid w:val="00FD3EE8"/>
  </w:style>
  <w:style w:type="character" w:customStyle="1" w:styleId="attributecolor">
    <w:name w:val="attributecolor"/>
    <w:basedOn w:val="DefaultParagraphFont"/>
    <w:rsid w:val="00FD3EE8"/>
  </w:style>
  <w:style w:type="character" w:customStyle="1" w:styleId="attributevaluecolor">
    <w:name w:val="attributevaluecolor"/>
    <w:basedOn w:val="DefaultParagraphFont"/>
    <w:rsid w:val="00FD3EE8"/>
  </w:style>
  <w:style w:type="paragraph" w:customStyle="1" w:styleId="important">
    <w:name w:val="important"/>
    <w:basedOn w:val="Normal"/>
    <w:rsid w:val="00FD3EE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C0F9C"/>
    <w:rPr>
      <w:i/>
      <w:iCs/>
    </w:rPr>
  </w:style>
  <w:style w:type="paragraph" w:customStyle="1" w:styleId="w3-theme-border">
    <w:name w:val="w3-theme-border"/>
    <w:basedOn w:val="Normal"/>
    <w:rsid w:val="00B139F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tro">
    <w:name w:val="intro"/>
    <w:basedOn w:val="Normal"/>
    <w:rsid w:val="00C8245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8245B"/>
    <w:rPr>
      <w:color w:val="800080" w:themeColor="followedHyperlink"/>
      <w:u w:val="single"/>
    </w:rPr>
  </w:style>
  <w:style w:type="character" w:styleId="HTMLTypewriter">
    <w:name w:val="HTML Typewriter"/>
    <w:basedOn w:val="DefaultParagraphFont"/>
    <w:uiPriority w:val="99"/>
    <w:semiHidden/>
    <w:unhideWhenUsed/>
    <w:rsid w:val="000B4CFD"/>
    <w:rPr>
      <w:rFonts w:ascii="Courier New" w:eastAsia="Times New Roman" w:hAnsi="Courier New" w:cs="Courier New"/>
      <w:sz w:val="20"/>
      <w:szCs w:val="20"/>
    </w:rPr>
  </w:style>
  <w:style w:type="paragraph" w:styleId="ListParagraph">
    <w:name w:val="List Paragraph"/>
    <w:basedOn w:val="Normal"/>
    <w:uiPriority w:val="34"/>
    <w:qFormat/>
    <w:rsid w:val="00A80611"/>
    <w:pPr>
      <w:ind w:left="720"/>
      <w:contextualSpacing/>
    </w:pPr>
  </w:style>
  <w:style w:type="paragraph" w:customStyle="1" w:styleId="tops">
    <w:name w:val="tops"/>
    <w:basedOn w:val="Normal"/>
    <w:rsid w:val="00BF2AF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62029">
      <w:bodyDiv w:val="1"/>
      <w:marLeft w:val="0"/>
      <w:marRight w:val="0"/>
      <w:marTop w:val="0"/>
      <w:marBottom w:val="0"/>
      <w:divBdr>
        <w:top w:val="none" w:sz="0" w:space="0" w:color="auto"/>
        <w:left w:val="none" w:sz="0" w:space="0" w:color="auto"/>
        <w:bottom w:val="none" w:sz="0" w:space="0" w:color="auto"/>
        <w:right w:val="none" w:sz="0" w:space="0" w:color="auto"/>
      </w:divBdr>
      <w:divsChild>
        <w:div w:id="1017268496">
          <w:marLeft w:val="0"/>
          <w:marRight w:val="0"/>
          <w:marTop w:val="0"/>
          <w:marBottom w:val="0"/>
          <w:divBdr>
            <w:top w:val="none" w:sz="0" w:space="0" w:color="auto"/>
            <w:left w:val="single" w:sz="24" w:space="9" w:color="04AA6D"/>
            <w:bottom w:val="none" w:sz="0" w:space="0" w:color="auto"/>
            <w:right w:val="none" w:sz="0" w:space="0" w:color="auto"/>
          </w:divBdr>
        </w:div>
      </w:divsChild>
    </w:div>
    <w:div w:id="33503193">
      <w:bodyDiv w:val="1"/>
      <w:marLeft w:val="0"/>
      <w:marRight w:val="0"/>
      <w:marTop w:val="0"/>
      <w:marBottom w:val="0"/>
      <w:divBdr>
        <w:top w:val="none" w:sz="0" w:space="0" w:color="auto"/>
        <w:left w:val="none" w:sz="0" w:space="0" w:color="auto"/>
        <w:bottom w:val="none" w:sz="0" w:space="0" w:color="auto"/>
        <w:right w:val="none" w:sz="0" w:space="0" w:color="auto"/>
      </w:divBdr>
      <w:divsChild>
        <w:div w:id="1099644385">
          <w:marLeft w:val="0"/>
          <w:marRight w:val="0"/>
          <w:marTop w:val="0"/>
          <w:marBottom w:val="0"/>
          <w:divBdr>
            <w:top w:val="none" w:sz="0" w:space="0" w:color="auto"/>
            <w:left w:val="none" w:sz="0" w:space="0" w:color="auto"/>
            <w:bottom w:val="none" w:sz="0" w:space="0" w:color="auto"/>
            <w:right w:val="none" w:sz="0" w:space="0" w:color="auto"/>
          </w:divBdr>
          <w:divsChild>
            <w:div w:id="284195323">
              <w:marLeft w:val="0"/>
              <w:marRight w:val="0"/>
              <w:marTop w:val="0"/>
              <w:marBottom w:val="0"/>
              <w:divBdr>
                <w:top w:val="none" w:sz="0" w:space="0" w:color="auto"/>
                <w:left w:val="none" w:sz="0" w:space="0" w:color="auto"/>
                <w:bottom w:val="none" w:sz="0" w:space="0" w:color="auto"/>
                <w:right w:val="none" w:sz="0" w:space="0" w:color="auto"/>
              </w:divBdr>
            </w:div>
            <w:div w:id="810025065">
              <w:marLeft w:val="0"/>
              <w:marRight w:val="0"/>
              <w:marTop w:val="0"/>
              <w:marBottom w:val="0"/>
              <w:divBdr>
                <w:top w:val="none" w:sz="0" w:space="0" w:color="auto"/>
                <w:left w:val="none" w:sz="0" w:space="0" w:color="auto"/>
                <w:bottom w:val="none" w:sz="0" w:space="0" w:color="auto"/>
                <w:right w:val="none" w:sz="0" w:space="0" w:color="auto"/>
              </w:divBdr>
            </w:div>
            <w:div w:id="991644249">
              <w:marLeft w:val="0"/>
              <w:marRight w:val="0"/>
              <w:marTop w:val="0"/>
              <w:marBottom w:val="0"/>
              <w:divBdr>
                <w:top w:val="none" w:sz="0" w:space="0" w:color="auto"/>
                <w:left w:val="none" w:sz="0" w:space="0" w:color="auto"/>
                <w:bottom w:val="none" w:sz="0" w:space="0" w:color="auto"/>
                <w:right w:val="none" w:sz="0" w:space="0" w:color="auto"/>
              </w:divBdr>
            </w:div>
            <w:div w:id="1726220126">
              <w:marLeft w:val="0"/>
              <w:marRight w:val="0"/>
              <w:marTop w:val="0"/>
              <w:marBottom w:val="0"/>
              <w:divBdr>
                <w:top w:val="none" w:sz="0" w:space="0" w:color="auto"/>
                <w:left w:val="none" w:sz="0" w:space="0" w:color="auto"/>
                <w:bottom w:val="none" w:sz="0" w:space="0" w:color="auto"/>
                <w:right w:val="none" w:sz="0" w:space="0" w:color="auto"/>
              </w:divBdr>
            </w:div>
            <w:div w:id="1042630302">
              <w:marLeft w:val="0"/>
              <w:marRight w:val="0"/>
              <w:marTop w:val="0"/>
              <w:marBottom w:val="0"/>
              <w:divBdr>
                <w:top w:val="none" w:sz="0" w:space="0" w:color="auto"/>
                <w:left w:val="none" w:sz="0" w:space="0" w:color="auto"/>
                <w:bottom w:val="none" w:sz="0" w:space="0" w:color="auto"/>
                <w:right w:val="none" w:sz="0" w:space="0" w:color="auto"/>
              </w:divBdr>
            </w:div>
            <w:div w:id="924269885">
              <w:marLeft w:val="0"/>
              <w:marRight w:val="0"/>
              <w:marTop w:val="0"/>
              <w:marBottom w:val="0"/>
              <w:divBdr>
                <w:top w:val="none" w:sz="0" w:space="0" w:color="auto"/>
                <w:left w:val="none" w:sz="0" w:space="0" w:color="auto"/>
                <w:bottom w:val="none" w:sz="0" w:space="0" w:color="auto"/>
                <w:right w:val="none" w:sz="0" w:space="0" w:color="auto"/>
              </w:divBdr>
            </w:div>
            <w:div w:id="1778986423">
              <w:marLeft w:val="0"/>
              <w:marRight w:val="0"/>
              <w:marTop w:val="0"/>
              <w:marBottom w:val="0"/>
              <w:divBdr>
                <w:top w:val="none" w:sz="0" w:space="0" w:color="auto"/>
                <w:left w:val="none" w:sz="0" w:space="0" w:color="auto"/>
                <w:bottom w:val="none" w:sz="0" w:space="0" w:color="auto"/>
                <w:right w:val="none" w:sz="0" w:space="0" w:color="auto"/>
              </w:divBdr>
            </w:div>
            <w:div w:id="1430126927">
              <w:marLeft w:val="0"/>
              <w:marRight w:val="0"/>
              <w:marTop w:val="0"/>
              <w:marBottom w:val="0"/>
              <w:divBdr>
                <w:top w:val="none" w:sz="0" w:space="0" w:color="auto"/>
                <w:left w:val="none" w:sz="0" w:space="0" w:color="auto"/>
                <w:bottom w:val="none" w:sz="0" w:space="0" w:color="auto"/>
                <w:right w:val="none" w:sz="0" w:space="0" w:color="auto"/>
              </w:divBdr>
            </w:div>
            <w:div w:id="981273918">
              <w:marLeft w:val="0"/>
              <w:marRight w:val="0"/>
              <w:marTop w:val="0"/>
              <w:marBottom w:val="0"/>
              <w:divBdr>
                <w:top w:val="none" w:sz="0" w:space="0" w:color="auto"/>
                <w:left w:val="none" w:sz="0" w:space="0" w:color="auto"/>
                <w:bottom w:val="none" w:sz="0" w:space="0" w:color="auto"/>
                <w:right w:val="none" w:sz="0" w:space="0" w:color="auto"/>
              </w:divBdr>
            </w:div>
            <w:div w:id="397628027">
              <w:marLeft w:val="0"/>
              <w:marRight w:val="0"/>
              <w:marTop w:val="0"/>
              <w:marBottom w:val="0"/>
              <w:divBdr>
                <w:top w:val="none" w:sz="0" w:space="0" w:color="auto"/>
                <w:left w:val="none" w:sz="0" w:space="0" w:color="auto"/>
                <w:bottom w:val="none" w:sz="0" w:space="0" w:color="auto"/>
                <w:right w:val="none" w:sz="0" w:space="0" w:color="auto"/>
              </w:divBdr>
            </w:div>
            <w:div w:id="1206332473">
              <w:marLeft w:val="0"/>
              <w:marRight w:val="0"/>
              <w:marTop w:val="0"/>
              <w:marBottom w:val="0"/>
              <w:divBdr>
                <w:top w:val="none" w:sz="0" w:space="0" w:color="auto"/>
                <w:left w:val="none" w:sz="0" w:space="0" w:color="auto"/>
                <w:bottom w:val="none" w:sz="0" w:space="0" w:color="auto"/>
                <w:right w:val="none" w:sz="0" w:space="0" w:color="auto"/>
              </w:divBdr>
            </w:div>
            <w:div w:id="786196065">
              <w:marLeft w:val="0"/>
              <w:marRight w:val="0"/>
              <w:marTop w:val="0"/>
              <w:marBottom w:val="0"/>
              <w:divBdr>
                <w:top w:val="none" w:sz="0" w:space="0" w:color="auto"/>
                <w:left w:val="none" w:sz="0" w:space="0" w:color="auto"/>
                <w:bottom w:val="none" w:sz="0" w:space="0" w:color="auto"/>
                <w:right w:val="none" w:sz="0" w:space="0" w:color="auto"/>
              </w:divBdr>
            </w:div>
            <w:div w:id="1198589133">
              <w:marLeft w:val="0"/>
              <w:marRight w:val="0"/>
              <w:marTop w:val="0"/>
              <w:marBottom w:val="0"/>
              <w:divBdr>
                <w:top w:val="none" w:sz="0" w:space="0" w:color="auto"/>
                <w:left w:val="none" w:sz="0" w:space="0" w:color="auto"/>
                <w:bottom w:val="none" w:sz="0" w:space="0" w:color="auto"/>
                <w:right w:val="none" w:sz="0" w:space="0" w:color="auto"/>
              </w:divBdr>
            </w:div>
            <w:div w:id="686560108">
              <w:marLeft w:val="0"/>
              <w:marRight w:val="0"/>
              <w:marTop w:val="0"/>
              <w:marBottom w:val="0"/>
              <w:divBdr>
                <w:top w:val="none" w:sz="0" w:space="0" w:color="auto"/>
                <w:left w:val="none" w:sz="0" w:space="0" w:color="auto"/>
                <w:bottom w:val="none" w:sz="0" w:space="0" w:color="auto"/>
                <w:right w:val="none" w:sz="0" w:space="0" w:color="auto"/>
              </w:divBdr>
            </w:div>
            <w:div w:id="808598422">
              <w:marLeft w:val="0"/>
              <w:marRight w:val="0"/>
              <w:marTop w:val="0"/>
              <w:marBottom w:val="0"/>
              <w:divBdr>
                <w:top w:val="none" w:sz="0" w:space="0" w:color="auto"/>
                <w:left w:val="none" w:sz="0" w:space="0" w:color="auto"/>
                <w:bottom w:val="none" w:sz="0" w:space="0" w:color="auto"/>
                <w:right w:val="none" w:sz="0" w:space="0" w:color="auto"/>
              </w:divBdr>
            </w:div>
            <w:div w:id="333186812">
              <w:marLeft w:val="0"/>
              <w:marRight w:val="0"/>
              <w:marTop w:val="0"/>
              <w:marBottom w:val="0"/>
              <w:divBdr>
                <w:top w:val="none" w:sz="0" w:space="0" w:color="auto"/>
                <w:left w:val="none" w:sz="0" w:space="0" w:color="auto"/>
                <w:bottom w:val="none" w:sz="0" w:space="0" w:color="auto"/>
                <w:right w:val="none" w:sz="0" w:space="0" w:color="auto"/>
              </w:divBdr>
            </w:div>
            <w:div w:id="2133403665">
              <w:marLeft w:val="0"/>
              <w:marRight w:val="0"/>
              <w:marTop w:val="0"/>
              <w:marBottom w:val="0"/>
              <w:divBdr>
                <w:top w:val="none" w:sz="0" w:space="0" w:color="auto"/>
                <w:left w:val="none" w:sz="0" w:space="0" w:color="auto"/>
                <w:bottom w:val="none" w:sz="0" w:space="0" w:color="auto"/>
                <w:right w:val="none" w:sz="0" w:space="0" w:color="auto"/>
              </w:divBdr>
            </w:div>
            <w:div w:id="745302002">
              <w:marLeft w:val="0"/>
              <w:marRight w:val="0"/>
              <w:marTop w:val="0"/>
              <w:marBottom w:val="0"/>
              <w:divBdr>
                <w:top w:val="none" w:sz="0" w:space="0" w:color="auto"/>
                <w:left w:val="none" w:sz="0" w:space="0" w:color="auto"/>
                <w:bottom w:val="none" w:sz="0" w:space="0" w:color="auto"/>
                <w:right w:val="none" w:sz="0" w:space="0" w:color="auto"/>
              </w:divBdr>
            </w:div>
            <w:div w:id="1152794191">
              <w:marLeft w:val="0"/>
              <w:marRight w:val="0"/>
              <w:marTop w:val="0"/>
              <w:marBottom w:val="0"/>
              <w:divBdr>
                <w:top w:val="none" w:sz="0" w:space="0" w:color="auto"/>
                <w:left w:val="none" w:sz="0" w:space="0" w:color="auto"/>
                <w:bottom w:val="none" w:sz="0" w:space="0" w:color="auto"/>
                <w:right w:val="none" w:sz="0" w:space="0" w:color="auto"/>
              </w:divBdr>
            </w:div>
            <w:div w:id="167641833">
              <w:marLeft w:val="0"/>
              <w:marRight w:val="0"/>
              <w:marTop w:val="0"/>
              <w:marBottom w:val="0"/>
              <w:divBdr>
                <w:top w:val="none" w:sz="0" w:space="0" w:color="auto"/>
                <w:left w:val="none" w:sz="0" w:space="0" w:color="auto"/>
                <w:bottom w:val="none" w:sz="0" w:space="0" w:color="auto"/>
                <w:right w:val="none" w:sz="0" w:space="0" w:color="auto"/>
              </w:divBdr>
            </w:div>
            <w:div w:id="668679914">
              <w:marLeft w:val="0"/>
              <w:marRight w:val="0"/>
              <w:marTop w:val="0"/>
              <w:marBottom w:val="0"/>
              <w:divBdr>
                <w:top w:val="none" w:sz="0" w:space="0" w:color="auto"/>
                <w:left w:val="none" w:sz="0" w:space="0" w:color="auto"/>
                <w:bottom w:val="none" w:sz="0" w:space="0" w:color="auto"/>
                <w:right w:val="none" w:sz="0" w:space="0" w:color="auto"/>
              </w:divBdr>
            </w:div>
            <w:div w:id="1061169465">
              <w:marLeft w:val="0"/>
              <w:marRight w:val="0"/>
              <w:marTop w:val="0"/>
              <w:marBottom w:val="0"/>
              <w:divBdr>
                <w:top w:val="none" w:sz="0" w:space="0" w:color="auto"/>
                <w:left w:val="none" w:sz="0" w:space="0" w:color="auto"/>
                <w:bottom w:val="none" w:sz="0" w:space="0" w:color="auto"/>
                <w:right w:val="none" w:sz="0" w:space="0" w:color="auto"/>
              </w:divBdr>
            </w:div>
            <w:div w:id="280460955">
              <w:marLeft w:val="0"/>
              <w:marRight w:val="0"/>
              <w:marTop w:val="0"/>
              <w:marBottom w:val="0"/>
              <w:divBdr>
                <w:top w:val="none" w:sz="0" w:space="0" w:color="auto"/>
                <w:left w:val="none" w:sz="0" w:space="0" w:color="auto"/>
                <w:bottom w:val="none" w:sz="0" w:space="0" w:color="auto"/>
                <w:right w:val="none" w:sz="0" w:space="0" w:color="auto"/>
              </w:divBdr>
            </w:div>
            <w:div w:id="836766568">
              <w:marLeft w:val="0"/>
              <w:marRight w:val="0"/>
              <w:marTop w:val="0"/>
              <w:marBottom w:val="0"/>
              <w:divBdr>
                <w:top w:val="none" w:sz="0" w:space="0" w:color="auto"/>
                <w:left w:val="none" w:sz="0" w:space="0" w:color="auto"/>
                <w:bottom w:val="none" w:sz="0" w:space="0" w:color="auto"/>
                <w:right w:val="none" w:sz="0" w:space="0" w:color="auto"/>
              </w:divBdr>
            </w:div>
            <w:div w:id="668945529">
              <w:marLeft w:val="0"/>
              <w:marRight w:val="0"/>
              <w:marTop w:val="0"/>
              <w:marBottom w:val="0"/>
              <w:divBdr>
                <w:top w:val="none" w:sz="0" w:space="0" w:color="auto"/>
                <w:left w:val="none" w:sz="0" w:space="0" w:color="auto"/>
                <w:bottom w:val="none" w:sz="0" w:space="0" w:color="auto"/>
                <w:right w:val="none" w:sz="0" w:space="0" w:color="auto"/>
              </w:divBdr>
            </w:div>
            <w:div w:id="1546720501">
              <w:marLeft w:val="0"/>
              <w:marRight w:val="0"/>
              <w:marTop w:val="0"/>
              <w:marBottom w:val="0"/>
              <w:divBdr>
                <w:top w:val="none" w:sz="0" w:space="0" w:color="auto"/>
                <w:left w:val="none" w:sz="0" w:space="0" w:color="auto"/>
                <w:bottom w:val="none" w:sz="0" w:space="0" w:color="auto"/>
                <w:right w:val="none" w:sz="0" w:space="0" w:color="auto"/>
              </w:divBdr>
            </w:div>
            <w:div w:id="2110352799">
              <w:marLeft w:val="0"/>
              <w:marRight w:val="0"/>
              <w:marTop w:val="0"/>
              <w:marBottom w:val="0"/>
              <w:divBdr>
                <w:top w:val="none" w:sz="0" w:space="0" w:color="auto"/>
                <w:left w:val="none" w:sz="0" w:space="0" w:color="auto"/>
                <w:bottom w:val="none" w:sz="0" w:space="0" w:color="auto"/>
                <w:right w:val="none" w:sz="0" w:space="0" w:color="auto"/>
              </w:divBdr>
            </w:div>
            <w:div w:id="4480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1090">
      <w:bodyDiv w:val="1"/>
      <w:marLeft w:val="0"/>
      <w:marRight w:val="0"/>
      <w:marTop w:val="0"/>
      <w:marBottom w:val="0"/>
      <w:divBdr>
        <w:top w:val="none" w:sz="0" w:space="0" w:color="auto"/>
        <w:left w:val="none" w:sz="0" w:space="0" w:color="auto"/>
        <w:bottom w:val="none" w:sz="0" w:space="0" w:color="auto"/>
        <w:right w:val="none" w:sz="0" w:space="0" w:color="auto"/>
      </w:divBdr>
    </w:div>
    <w:div w:id="40175066">
      <w:bodyDiv w:val="1"/>
      <w:marLeft w:val="0"/>
      <w:marRight w:val="0"/>
      <w:marTop w:val="0"/>
      <w:marBottom w:val="0"/>
      <w:divBdr>
        <w:top w:val="none" w:sz="0" w:space="0" w:color="auto"/>
        <w:left w:val="none" w:sz="0" w:space="0" w:color="auto"/>
        <w:bottom w:val="none" w:sz="0" w:space="0" w:color="auto"/>
        <w:right w:val="none" w:sz="0" w:space="0" w:color="auto"/>
      </w:divBdr>
    </w:div>
    <w:div w:id="44647565">
      <w:bodyDiv w:val="1"/>
      <w:marLeft w:val="0"/>
      <w:marRight w:val="0"/>
      <w:marTop w:val="0"/>
      <w:marBottom w:val="0"/>
      <w:divBdr>
        <w:top w:val="none" w:sz="0" w:space="0" w:color="auto"/>
        <w:left w:val="none" w:sz="0" w:space="0" w:color="auto"/>
        <w:bottom w:val="none" w:sz="0" w:space="0" w:color="auto"/>
        <w:right w:val="none" w:sz="0" w:space="0" w:color="auto"/>
      </w:divBdr>
    </w:div>
    <w:div w:id="61414123">
      <w:bodyDiv w:val="1"/>
      <w:marLeft w:val="0"/>
      <w:marRight w:val="0"/>
      <w:marTop w:val="0"/>
      <w:marBottom w:val="0"/>
      <w:divBdr>
        <w:top w:val="none" w:sz="0" w:space="0" w:color="auto"/>
        <w:left w:val="none" w:sz="0" w:space="0" w:color="auto"/>
        <w:bottom w:val="none" w:sz="0" w:space="0" w:color="auto"/>
        <w:right w:val="none" w:sz="0" w:space="0" w:color="auto"/>
      </w:divBdr>
    </w:div>
    <w:div w:id="75398308">
      <w:bodyDiv w:val="1"/>
      <w:marLeft w:val="0"/>
      <w:marRight w:val="0"/>
      <w:marTop w:val="0"/>
      <w:marBottom w:val="0"/>
      <w:divBdr>
        <w:top w:val="none" w:sz="0" w:space="0" w:color="auto"/>
        <w:left w:val="none" w:sz="0" w:space="0" w:color="auto"/>
        <w:bottom w:val="none" w:sz="0" w:space="0" w:color="auto"/>
        <w:right w:val="none" w:sz="0" w:space="0" w:color="auto"/>
      </w:divBdr>
    </w:div>
    <w:div w:id="124276985">
      <w:bodyDiv w:val="1"/>
      <w:marLeft w:val="0"/>
      <w:marRight w:val="0"/>
      <w:marTop w:val="0"/>
      <w:marBottom w:val="0"/>
      <w:divBdr>
        <w:top w:val="none" w:sz="0" w:space="0" w:color="auto"/>
        <w:left w:val="none" w:sz="0" w:space="0" w:color="auto"/>
        <w:bottom w:val="none" w:sz="0" w:space="0" w:color="auto"/>
        <w:right w:val="none" w:sz="0" w:space="0" w:color="auto"/>
      </w:divBdr>
      <w:divsChild>
        <w:div w:id="168100671">
          <w:marLeft w:val="-300"/>
          <w:marRight w:val="-300"/>
          <w:marTop w:val="360"/>
          <w:marBottom w:val="360"/>
          <w:divBdr>
            <w:top w:val="none" w:sz="0" w:space="0" w:color="auto"/>
            <w:left w:val="none" w:sz="0" w:space="0" w:color="auto"/>
            <w:bottom w:val="none" w:sz="0" w:space="0" w:color="auto"/>
            <w:right w:val="none" w:sz="0" w:space="0" w:color="auto"/>
          </w:divBdr>
        </w:div>
      </w:divsChild>
    </w:div>
    <w:div w:id="148793400">
      <w:bodyDiv w:val="1"/>
      <w:marLeft w:val="0"/>
      <w:marRight w:val="0"/>
      <w:marTop w:val="0"/>
      <w:marBottom w:val="0"/>
      <w:divBdr>
        <w:top w:val="none" w:sz="0" w:space="0" w:color="auto"/>
        <w:left w:val="none" w:sz="0" w:space="0" w:color="auto"/>
        <w:bottom w:val="none" w:sz="0" w:space="0" w:color="auto"/>
        <w:right w:val="none" w:sz="0" w:space="0" w:color="auto"/>
      </w:divBdr>
      <w:divsChild>
        <w:div w:id="1204098066">
          <w:marLeft w:val="0"/>
          <w:marRight w:val="0"/>
          <w:marTop w:val="0"/>
          <w:marBottom w:val="0"/>
          <w:divBdr>
            <w:top w:val="none" w:sz="0" w:space="0" w:color="auto"/>
            <w:left w:val="none" w:sz="0" w:space="0" w:color="auto"/>
            <w:bottom w:val="none" w:sz="0" w:space="0" w:color="auto"/>
            <w:right w:val="none" w:sz="0" w:space="0" w:color="auto"/>
          </w:divBdr>
          <w:divsChild>
            <w:div w:id="1013266677">
              <w:marLeft w:val="0"/>
              <w:marRight w:val="0"/>
              <w:marTop w:val="0"/>
              <w:marBottom w:val="0"/>
              <w:divBdr>
                <w:top w:val="none" w:sz="0" w:space="0" w:color="auto"/>
                <w:left w:val="none" w:sz="0" w:space="0" w:color="auto"/>
                <w:bottom w:val="none" w:sz="0" w:space="0" w:color="auto"/>
                <w:right w:val="none" w:sz="0" w:space="0" w:color="auto"/>
              </w:divBdr>
            </w:div>
            <w:div w:id="423573872">
              <w:marLeft w:val="0"/>
              <w:marRight w:val="0"/>
              <w:marTop w:val="0"/>
              <w:marBottom w:val="0"/>
              <w:divBdr>
                <w:top w:val="none" w:sz="0" w:space="0" w:color="auto"/>
                <w:left w:val="none" w:sz="0" w:space="0" w:color="auto"/>
                <w:bottom w:val="none" w:sz="0" w:space="0" w:color="auto"/>
                <w:right w:val="none" w:sz="0" w:space="0" w:color="auto"/>
              </w:divBdr>
            </w:div>
            <w:div w:id="394739330">
              <w:marLeft w:val="0"/>
              <w:marRight w:val="0"/>
              <w:marTop w:val="0"/>
              <w:marBottom w:val="0"/>
              <w:divBdr>
                <w:top w:val="none" w:sz="0" w:space="0" w:color="auto"/>
                <w:left w:val="none" w:sz="0" w:space="0" w:color="auto"/>
                <w:bottom w:val="none" w:sz="0" w:space="0" w:color="auto"/>
                <w:right w:val="none" w:sz="0" w:space="0" w:color="auto"/>
              </w:divBdr>
            </w:div>
            <w:div w:id="678969362">
              <w:marLeft w:val="0"/>
              <w:marRight w:val="0"/>
              <w:marTop w:val="0"/>
              <w:marBottom w:val="0"/>
              <w:divBdr>
                <w:top w:val="none" w:sz="0" w:space="0" w:color="auto"/>
                <w:left w:val="none" w:sz="0" w:space="0" w:color="auto"/>
                <w:bottom w:val="none" w:sz="0" w:space="0" w:color="auto"/>
                <w:right w:val="none" w:sz="0" w:space="0" w:color="auto"/>
              </w:divBdr>
            </w:div>
            <w:div w:id="406652724">
              <w:marLeft w:val="0"/>
              <w:marRight w:val="0"/>
              <w:marTop w:val="0"/>
              <w:marBottom w:val="0"/>
              <w:divBdr>
                <w:top w:val="none" w:sz="0" w:space="0" w:color="auto"/>
                <w:left w:val="none" w:sz="0" w:space="0" w:color="auto"/>
                <w:bottom w:val="none" w:sz="0" w:space="0" w:color="auto"/>
                <w:right w:val="none" w:sz="0" w:space="0" w:color="auto"/>
              </w:divBdr>
            </w:div>
            <w:div w:id="1624579968">
              <w:marLeft w:val="0"/>
              <w:marRight w:val="0"/>
              <w:marTop w:val="0"/>
              <w:marBottom w:val="0"/>
              <w:divBdr>
                <w:top w:val="none" w:sz="0" w:space="0" w:color="auto"/>
                <w:left w:val="none" w:sz="0" w:space="0" w:color="auto"/>
                <w:bottom w:val="none" w:sz="0" w:space="0" w:color="auto"/>
                <w:right w:val="none" w:sz="0" w:space="0" w:color="auto"/>
              </w:divBdr>
            </w:div>
            <w:div w:id="2068338254">
              <w:marLeft w:val="0"/>
              <w:marRight w:val="0"/>
              <w:marTop w:val="0"/>
              <w:marBottom w:val="0"/>
              <w:divBdr>
                <w:top w:val="none" w:sz="0" w:space="0" w:color="auto"/>
                <w:left w:val="none" w:sz="0" w:space="0" w:color="auto"/>
                <w:bottom w:val="none" w:sz="0" w:space="0" w:color="auto"/>
                <w:right w:val="none" w:sz="0" w:space="0" w:color="auto"/>
              </w:divBdr>
            </w:div>
            <w:div w:id="488449084">
              <w:marLeft w:val="0"/>
              <w:marRight w:val="0"/>
              <w:marTop w:val="0"/>
              <w:marBottom w:val="0"/>
              <w:divBdr>
                <w:top w:val="none" w:sz="0" w:space="0" w:color="auto"/>
                <w:left w:val="none" w:sz="0" w:space="0" w:color="auto"/>
                <w:bottom w:val="none" w:sz="0" w:space="0" w:color="auto"/>
                <w:right w:val="none" w:sz="0" w:space="0" w:color="auto"/>
              </w:divBdr>
            </w:div>
            <w:div w:id="464549474">
              <w:marLeft w:val="0"/>
              <w:marRight w:val="0"/>
              <w:marTop w:val="0"/>
              <w:marBottom w:val="0"/>
              <w:divBdr>
                <w:top w:val="none" w:sz="0" w:space="0" w:color="auto"/>
                <w:left w:val="none" w:sz="0" w:space="0" w:color="auto"/>
                <w:bottom w:val="none" w:sz="0" w:space="0" w:color="auto"/>
                <w:right w:val="none" w:sz="0" w:space="0" w:color="auto"/>
              </w:divBdr>
            </w:div>
            <w:div w:id="1108621085">
              <w:marLeft w:val="0"/>
              <w:marRight w:val="0"/>
              <w:marTop w:val="0"/>
              <w:marBottom w:val="0"/>
              <w:divBdr>
                <w:top w:val="none" w:sz="0" w:space="0" w:color="auto"/>
                <w:left w:val="none" w:sz="0" w:space="0" w:color="auto"/>
                <w:bottom w:val="none" w:sz="0" w:space="0" w:color="auto"/>
                <w:right w:val="none" w:sz="0" w:space="0" w:color="auto"/>
              </w:divBdr>
            </w:div>
            <w:div w:id="1883667726">
              <w:marLeft w:val="0"/>
              <w:marRight w:val="0"/>
              <w:marTop w:val="0"/>
              <w:marBottom w:val="0"/>
              <w:divBdr>
                <w:top w:val="none" w:sz="0" w:space="0" w:color="auto"/>
                <w:left w:val="none" w:sz="0" w:space="0" w:color="auto"/>
                <w:bottom w:val="none" w:sz="0" w:space="0" w:color="auto"/>
                <w:right w:val="none" w:sz="0" w:space="0" w:color="auto"/>
              </w:divBdr>
            </w:div>
            <w:div w:id="644894571">
              <w:marLeft w:val="0"/>
              <w:marRight w:val="0"/>
              <w:marTop w:val="0"/>
              <w:marBottom w:val="0"/>
              <w:divBdr>
                <w:top w:val="none" w:sz="0" w:space="0" w:color="auto"/>
                <w:left w:val="none" w:sz="0" w:space="0" w:color="auto"/>
                <w:bottom w:val="none" w:sz="0" w:space="0" w:color="auto"/>
                <w:right w:val="none" w:sz="0" w:space="0" w:color="auto"/>
              </w:divBdr>
            </w:div>
            <w:div w:id="141512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1435">
      <w:bodyDiv w:val="1"/>
      <w:marLeft w:val="0"/>
      <w:marRight w:val="0"/>
      <w:marTop w:val="0"/>
      <w:marBottom w:val="0"/>
      <w:divBdr>
        <w:top w:val="none" w:sz="0" w:space="0" w:color="auto"/>
        <w:left w:val="none" w:sz="0" w:space="0" w:color="auto"/>
        <w:bottom w:val="none" w:sz="0" w:space="0" w:color="auto"/>
        <w:right w:val="none" w:sz="0" w:space="0" w:color="auto"/>
      </w:divBdr>
      <w:divsChild>
        <w:div w:id="392656998">
          <w:marLeft w:val="0"/>
          <w:marRight w:val="0"/>
          <w:marTop w:val="0"/>
          <w:marBottom w:val="0"/>
          <w:divBdr>
            <w:top w:val="none" w:sz="0" w:space="0" w:color="auto"/>
            <w:left w:val="none" w:sz="0" w:space="0" w:color="auto"/>
            <w:bottom w:val="none" w:sz="0" w:space="0" w:color="auto"/>
            <w:right w:val="none" w:sz="0" w:space="0" w:color="auto"/>
          </w:divBdr>
          <w:divsChild>
            <w:div w:id="1711568787">
              <w:marLeft w:val="0"/>
              <w:marRight w:val="0"/>
              <w:marTop w:val="0"/>
              <w:marBottom w:val="0"/>
              <w:divBdr>
                <w:top w:val="none" w:sz="0" w:space="0" w:color="auto"/>
                <w:left w:val="none" w:sz="0" w:space="0" w:color="auto"/>
                <w:bottom w:val="none" w:sz="0" w:space="0" w:color="auto"/>
                <w:right w:val="none" w:sz="0" w:space="0" w:color="auto"/>
              </w:divBdr>
            </w:div>
            <w:div w:id="1630433152">
              <w:marLeft w:val="0"/>
              <w:marRight w:val="0"/>
              <w:marTop w:val="0"/>
              <w:marBottom w:val="0"/>
              <w:divBdr>
                <w:top w:val="none" w:sz="0" w:space="0" w:color="auto"/>
                <w:left w:val="none" w:sz="0" w:space="0" w:color="auto"/>
                <w:bottom w:val="none" w:sz="0" w:space="0" w:color="auto"/>
                <w:right w:val="none" w:sz="0" w:space="0" w:color="auto"/>
              </w:divBdr>
            </w:div>
            <w:div w:id="868682733">
              <w:marLeft w:val="0"/>
              <w:marRight w:val="0"/>
              <w:marTop w:val="0"/>
              <w:marBottom w:val="0"/>
              <w:divBdr>
                <w:top w:val="none" w:sz="0" w:space="0" w:color="auto"/>
                <w:left w:val="none" w:sz="0" w:space="0" w:color="auto"/>
                <w:bottom w:val="none" w:sz="0" w:space="0" w:color="auto"/>
                <w:right w:val="none" w:sz="0" w:space="0" w:color="auto"/>
              </w:divBdr>
            </w:div>
            <w:div w:id="125702982">
              <w:marLeft w:val="0"/>
              <w:marRight w:val="0"/>
              <w:marTop w:val="0"/>
              <w:marBottom w:val="0"/>
              <w:divBdr>
                <w:top w:val="none" w:sz="0" w:space="0" w:color="auto"/>
                <w:left w:val="none" w:sz="0" w:space="0" w:color="auto"/>
                <w:bottom w:val="none" w:sz="0" w:space="0" w:color="auto"/>
                <w:right w:val="none" w:sz="0" w:space="0" w:color="auto"/>
              </w:divBdr>
            </w:div>
            <w:div w:id="2135833159">
              <w:marLeft w:val="0"/>
              <w:marRight w:val="0"/>
              <w:marTop w:val="0"/>
              <w:marBottom w:val="0"/>
              <w:divBdr>
                <w:top w:val="none" w:sz="0" w:space="0" w:color="auto"/>
                <w:left w:val="none" w:sz="0" w:space="0" w:color="auto"/>
                <w:bottom w:val="none" w:sz="0" w:space="0" w:color="auto"/>
                <w:right w:val="none" w:sz="0" w:space="0" w:color="auto"/>
              </w:divBdr>
            </w:div>
            <w:div w:id="1191071685">
              <w:marLeft w:val="0"/>
              <w:marRight w:val="0"/>
              <w:marTop w:val="0"/>
              <w:marBottom w:val="0"/>
              <w:divBdr>
                <w:top w:val="none" w:sz="0" w:space="0" w:color="auto"/>
                <w:left w:val="none" w:sz="0" w:space="0" w:color="auto"/>
                <w:bottom w:val="none" w:sz="0" w:space="0" w:color="auto"/>
                <w:right w:val="none" w:sz="0" w:space="0" w:color="auto"/>
              </w:divBdr>
            </w:div>
            <w:div w:id="1160543291">
              <w:marLeft w:val="0"/>
              <w:marRight w:val="0"/>
              <w:marTop w:val="0"/>
              <w:marBottom w:val="0"/>
              <w:divBdr>
                <w:top w:val="none" w:sz="0" w:space="0" w:color="auto"/>
                <w:left w:val="none" w:sz="0" w:space="0" w:color="auto"/>
                <w:bottom w:val="none" w:sz="0" w:space="0" w:color="auto"/>
                <w:right w:val="none" w:sz="0" w:space="0" w:color="auto"/>
              </w:divBdr>
            </w:div>
            <w:div w:id="16583907">
              <w:marLeft w:val="0"/>
              <w:marRight w:val="0"/>
              <w:marTop w:val="0"/>
              <w:marBottom w:val="0"/>
              <w:divBdr>
                <w:top w:val="none" w:sz="0" w:space="0" w:color="auto"/>
                <w:left w:val="none" w:sz="0" w:space="0" w:color="auto"/>
                <w:bottom w:val="none" w:sz="0" w:space="0" w:color="auto"/>
                <w:right w:val="none" w:sz="0" w:space="0" w:color="auto"/>
              </w:divBdr>
            </w:div>
            <w:div w:id="2003698187">
              <w:marLeft w:val="0"/>
              <w:marRight w:val="0"/>
              <w:marTop w:val="0"/>
              <w:marBottom w:val="0"/>
              <w:divBdr>
                <w:top w:val="none" w:sz="0" w:space="0" w:color="auto"/>
                <w:left w:val="none" w:sz="0" w:space="0" w:color="auto"/>
                <w:bottom w:val="none" w:sz="0" w:space="0" w:color="auto"/>
                <w:right w:val="none" w:sz="0" w:space="0" w:color="auto"/>
              </w:divBdr>
            </w:div>
            <w:div w:id="2072652450">
              <w:marLeft w:val="0"/>
              <w:marRight w:val="0"/>
              <w:marTop w:val="0"/>
              <w:marBottom w:val="0"/>
              <w:divBdr>
                <w:top w:val="none" w:sz="0" w:space="0" w:color="auto"/>
                <w:left w:val="none" w:sz="0" w:space="0" w:color="auto"/>
                <w:bottom w:val="none" w:sz="0" w:space="0" w:color="auto"/>
                <w:right w:val="none" w:sz="0" w:space="0" w:color="auto"/>
              </w:divBdr>
            </w:div>
            <w:div w:id="678048128">
              <w:marLeft w:val="0"/>
              <w:marRight w:val="0"/>
              <w:marTop w:val="0"/>
              <w:marBottom w:val="0"/>
              <w:divBdr>
                <w:top w:val="none" w:sz="0" w:space="0" w:color="auto"/>
                <w:left w:val="none" w:sz="0" w:space="0" w:color="auto"/>
                <w:bottom w:val="none" w:sz="0" w:space="0" w:color="auto"/>
                <w:right w:val="none" w:sz="0" w:space="0" w:color="auto"/>
              </w:divBdr>
            </w:div>
            <w:div w:id="128209919">
              <w:marLeft w:val="0"/>
              <w:marRight w:val="0"/>
              <w:marTop w:val="0"/>
              <w:marBottom w:val="0"/>
              <w:divBdr>
                <w:top w:val="none" w:sz="0" w:space="0" w:color="auto"/>
                <w:left w:val="none" w:sz="0" w:space="0" w:color="auto"/>
                <w:bottom w:val="none" w:sz="0" w:space="0" w:color="auto"/>
                <w:right w:val="none" w:sz="0" w:space="0" w:color="auto"/>
              </w:divBdr>
            </w:div>
            <w:div w:id="1896504317">
              <w:marLeft w:val="0"/>
              <w:marRight w:val="0"/>
              <w:marTop w:val="0"/>
              <w:marBottom w:val="0"/>
              <w:divBdr>
                <w:top w:val="none" w:sz="0" w:space="0" w:color="auto"/>
                <w:left w:val="none" w:sz="0" w:space="0" w:color="auto"/>
                <w:bottom w:val="none" w:sz="0" w:space="0" w:color="auto"/>
                <w:right w:val="none" w:sz="0" w:space="0" w:color="auto"/>
              </w:divBdr>
            </w:div>
            <w:div w:id="179470307">
              <w:marLeft w:val="0"/>
              <w:marRight w:val="0"/>
              <w:marTop w:val="0"/>
              <w:marBottom w:val="0"/>
              <w:divBdr>
                <w:top w:val="none" w:sz="0" w:space="0" w:color="auto"/>
                <w:left w:val="none" w:sz="0" w:space="0" w:color="auto"/>
                <w:bottom w:val="none" w:sz="0" w:space="0" w:color="auto"/>
                <w:right w:val="none" w:sz="0" w:space="0" w:color="auto"/>
              </w:divBdr>
            </w:div>
            <w:div w:id="1229338556">
              <w:marLeft w:val="0"/>
              <w:marRight w:val="0"/>
              <w:marTop w:val="0"/>
              <w:marBottom w:val="0"/>
              <w:divBdr>
                <w:top w:val="none" w:sz="0" w:space="0" w:color="auto"/>
                <w:left w:val="none" w:sz="0" w:space="0" w:color="auto"/>
                <w:bottom w:val="none" w:sz="0" w:space="0" w:color="auto"/>
                <w:right w:val="none" w:sz="0" w:space="0" w:color="auto"/>
              </w:divBdr>
            </w:div>
            <w:div w:id="926570581">
              <w:marLeft w:val="0"/>
              <w:marRight w:val="0"/>
              <w:marTop w:val="0"/>
              <w:marBottom w:val="0"/>
              <w:divBdr>
                <w:top w:val="none" w:sz="0" w:space="0" w:color="auto"/>
                <w:left w:val="none" w:sz="0" w:space="0" w:color="auto"/>
                <w:bottom w:val="none" w:sz="0" w:space="0" w:color="auto"/>
                <w:right w:val="none" w:sz="0" w:space="0" w:color="auto"/>
              </w:divBdr>
            </w:div>
            <w:div w:id="1419596503">
              <w:marLeft w:val="0"/>
              <w:marRight w:val="0"/>
              <w:marTop w:val="0"/>
              <w:marBottom w:val="0"/>
              <w:divBdr>
                <w:top w:val="none" w:sz="0" w:space="0" w:color="auto"/>
                <w:left w:val="none" w:sz="0" w:space="0" w:color="auto"/>
                <w:bottom w:val="none" w:sz="0" w:space="0" w:color="auto"/>
                <w:right w:val="none" w:sz="0" w:space="0" w:color="auto"/>
              </w:divBdr>
            </w:div>
            <w:div w:id="653874198">
              <w:marLeft w:val="0"/>
              <w:marRight w:val="0"/>
              <w:marTop w:val="0"/>
              <w:marBottom w:val="0"/>
              <w:divBdr>
                <w:top w:val="none" w:sz="0" w:space="0" w:color="auto"/>
                <w:left w:val="none" w:sz="0" w:space="0" w:color="auto"/>
                <w:bottom w:val="none" w:sz="0" w:space="0" w:color="auto"/>
                <w:right w:val="none" w:sz="0" w:space="0" w:color="auto"/>
              </w:divBdr>
            </w:div>
            <w:div w:id="1709525558">
              <w:marLeft w:val="0"/>
              <w:marRight w:val="0"/>
              <w:marTop w:val="0"/>
              <w:marBottom w:val="0"/>
              <w:divBdr>
                <w:top w:val="none" w:sz="0" w:space="0" w:color="auto"/>
                <w:left w:val="none" w:sz="0" w:space="0" w:color="auto"/>
                <w:bottom w:val="none" w:sz="0" w:space="0" w:color="auto"/>
                <w:right w:val="none" w:sz="0" w:space="0" w:color="auto"/>
              </w:divBdr>
            </w:div>
            <w:div w:id="395976696">
              <w:marLeft w:val="0"/>
              <w:marRight w:val="0"/>
              <w:marTop w:val="0"/>
              <w:marBottom w:val="0"/>
              <w:divBdr>
                <w:top w:val="none" w:sz="0" w:space="0" w:color="auto"/>
                <w:left w:val="none" w:sz="0" w:space="0" w:color="auto"/>
                <w:bottom w:val="none" w:sz="0" w:space="0" w:color="auto"/>
                <w:right w:val="none" w:sz="0" w:space="0" w:color="auto"/>
              </w:divBdr>
            </w:div>
            <w:div w:id="2140418019">
              <w:marLeft w:val="0"/>
              <w:marRight w:val="0"/>
              <w:marTop w:val="0"/>
              <w:marBottom w:val="0"/>
              <w:divBdr>
                <w:top w:val="none" w:sz="0" w:space="0" w:color="auto"/>
                <w:left w:val="none" w:sz="0" w:space="0" w:color="auto"/>
                <w:bottom w:val="none" w:sz="0" w:space="0" w:color="auto"/>
                <w:right w:val="none" w:sz="0" w:space="0" w:color="auto"/>
              </w:divBdr>
            </w:div>
            <w:div w:id="707878110">
              <w:marLeft w:val="0"/>
              <w:marRight w:val="0"/>
              <w:marTop w:val="0"/>
              <w:marBottom w:val="0"/>
              <w:divBdr>
                <w:top w:val="none" w:sz="0" w:space="0" w:color="auto"/>
                <w:left w:val="none" w:sz="0" w:space="0" w:color="auto"/>
                <w:bottom w:val="none" w:sz="0" w:space="0" w:color="auto"/>
                <w:right w:val="none" w:sz="0" w:space="0" w:color="auto"/>
              </w:divBdr>
            </w:div>
            <w:div w:id="1693729544">
              <w:marLeft w:val="0"/>
              <w:marRight w:val="0"/>
              <w:marTop w:val="0"/>
              <w:marBottom w:val="0"/>
              <w:divBdr>
                <w:top w:val="none" w:sz="0" w:space="0" w:color="auto"/>
                <w:left w:val="none" w:sz="0" w:space="0" w:color="auto"/>
                <w:bottom w:val="none" w:sz="0" w:space="0" w:color="auto"/>
                <w:right w:val="none" w:sz="0" w:space="0" w:color="auto"/>
              </w:divBdr>
            </w:div>
            <w:div w:id="956840119">
              <w:marLeft w:val="0"/>
              <w:marRight w:val="0"/>
              <w:marTop w:val="0"/>
              <w:marBottom w:val="0"/>
              <w:divBdr>
                <w:top w:val="none" w:sz="0" w:space="0" w:color="auto"/>
                <w:left w:val="none" w:sz="0" w:space="0" w:color="auto"/>
                <w:bottom w:val="none" w:sz="0" w:space="0" w:color="auto"/>
                <w:right w:val="none" w:sz="0" w:space="0" w:color="auto"/>
              </w:divBdr>
            </w:div>
            <w:div w:id="1315913199">
              <w:marLeft w:val="0"/>
              <w:marRight w:val="0"/>
              <w:marTop w:val="0"/>
              <w:marBottom w:val="0"/>
              <w:divBdr>
                <w:top w:val="none" w:sz="0" w:space="0" w:color="auto"/>
                <w:left w:val="none" w:sz="0" w:space="0" w:color="auto"/>
                <w:bottom w:val="none" w:sz="0" w:space="0" w:color="auto"/>
                <w:right w:val="none" w:sz="0" w:space="0" w:color="auto"/>
              </w:divBdr>
            </w:div>
            <w:div w:id="594482563">
              <w:marLeft w:val="0"/>
              <w:marRight w:val="0"/>
              <w:marTop w:val="0"/>
              <w:marBottom w:val="0"/>
              <w:divBdr>
                <w:top w:val="none" w:sz="0" w:space="0" w:color="auto"/>
                <w:left w:val="none" w:sz="0" w:space="0" w:color="auto"/>
                <w:bottom w:val="none" w:sz="0" w:space="0" w:color="auto"/>
                <w:right w:val="none" w:sz="0" w:space="0" w:color="auto"/>
              </w:divBdr>
            </w:div>
            <w:div w:id="1627273747">
              <w:marLeft w:val="0"/>
              <w:marRight w:val="0"/>
              <w:marTop w:val="0"/>
              <w:marBottom w:val="0"/>
              <w:divBdr>
                <w:top w:val="none" w:sz="0" w:space="0" w:color="auto"/>
                <w:left w:val="none" w:sz="0" w:space="0" w:color="auto"/>
                <w:bottom w:val="none" w:sz="0" w:space="0" w:color="auto"/>
                <w:right w:val="none" w:sz="0" w:space="0" w:color="auto"/>
              </w:divBdr>
            </w:div>
            <w:div w:id="167796075">
              <w:marLeft w:val="0"/>
              <w:marRight w:val="0"/>
              <w:marTop w:val="0"/>
              <w:marBottom w:val="0"/>
              <w:divBdr>
                <w:top w:val="none" w:sz="0" w:space="0" w:color="auto"/>
                <w:left w:val="none" w:sz="0" w:space="0" w:color="auto"/>
                <w:bottom w:val="none" w:sz="0" w:space="0" w:color="auto"/>
                <w:right w:val="none" w:sz="0" w:space="0" w:color="auto"/>
              </w:divBdr>
            </w:div>
            <w:div w:id="20046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905">
      <w:bodyDiv w:val="1"/>
      <w:marLeft w:val="0"/>
      <w:marRight w:val="0"/>
      <w:marTop w:val="0"/>
      <w:marBottom w:val="0"/>
      <w:divBdr>
        <w:top w:val="none" w:sz="0" w:space="0" w:color="auto"/>
        <w:left w:val="none" w:sz="0" w:space="0" w:color="auto"/>
        <w:bottom w:val="none" w:sz="0" w:space="0" w:color="auto"/>
        <w:right w:val="none" w:sz="0" w:space="0" w:color="auto"/>
      </w:divBdr>
      <w:divsChild>
        <w:div w:id="1439912502">
          <w:marLeft w:val="0"/>
          <w:marRight w:val="0"/>
          <w:marTop w:val="0"/>
          <w:marBottom w:val="0"/>
          <w:divBdr>
            <w:top w:val="none" w:sz="0" w:space="0" w:color="auto"/>
            <w:left w:val="none" w:sz="0" w:space="0" w:color="auto"/>
            <w:bottom w:val="none" w:sz="0" w:space="0" w:color="auto"/>
            <w:right w:val="none" w:sz="0" w:space="0" w:color="auto"/>
          </w:divBdr>
          <w:divsChild>
            <w:div w:id="1001396686">
              <w:marLeft w:val="0"/>
              <w:marRight w:val="0"/>
              <w:marTop w:val="0"/>
              <w:marBottom w:val="0"/>
              <w:divBdr>
                <w:top w:val="none" w:sz="0" w:space="0" w:color="auto"/>
                <w:left w:val="none" w:sz="0" w:space="0" w:color="auto"/>
                <w:bottom w:val="none" w:sz="0" w:space="0" w:color="auto"/>
                <w:right w:val="none" w:sz="0" w:space="0" w:color="auto"/>
              </w:divBdr>
            </w:div>
            <w:div w:id="368729706">
              <w:marLeft w:val="0"/>
              <w:marRight w:val="0"/>
              <w:marTop w:val="0"/>
              <w:marBottom w:val="0"/>
              <w:divBdr>
                <w:top w:val="none" w:sz="0" w:space="0" w:color="auto"/>
                <w:left w:val="none" w:sz="0" w:space="0" w:color="auto"/>
                <w:bottom w:val="none" w:sz="0" w:space="0" w:color="auto"/>
                <w:right w:val="none" w:sz="0" w:space="0" w:color="auto"/>
              </w:divBdr>
            </w:div>
            <w:div w:id="820077351">
              <w:marLeft w:val="0"/>
              <w:marRight w:val="0"/>
              <w:marTop w:val="0"/>
              <w:marBottom w:val="0"/>
              <w:divBdr>
                <w:top w:val="none" w:sz="0" w:space="0" w:color="auto"/>
                <w:left w:val="none" w:sz="0" w:space="0" w:color="auto"/>
                <w:bottom w:val="none" w:sz="0" w:space="0" w:color="auto"/>
                <w:right w:val="none" w:sz="0" w:space="0" w:color="auto"/>
              </w:divBdr>
            </w:div>
            <w:div w:id="44960370">
              <w:marLeft w:val="0"/>
              <w:marRight w:val="0"/>
              <w:marTop w:val="0"/>
              <w:marBottom w:val="0"/>
              <w:divBdr>
                <w:top w:val="none" w:sz="0" w:space="0" w:color="auto"/>
                <w:left w:val="none" w:sz="0" w:space="0" w:color="auto"/>
                <w:bottom w:val="none" w:sz="0" w:space="0" w:color="auto"/>
                <w:right w:val="none" w:sz="0" w:space="0" w:color="auto"/>
              </w:divBdr>
            </w:div>
            <w:div w:id="1233733540">
              <w:marLeft w:val="0"/>
              <w:marRight w:val="0"/>
              <w:marTop w:val="0"/>
              <w:marBottom w:val="0"/>
              <w:divBdr>
                <w:top w:val="none" w:sz="0" w:space="0" w:color="auto"/>
                <w:left w:val="none" w:sz="0" w:space="0" w:color="auto"/>
                <w:bottom w:val="none" w:sz="0" w:space="0" w:color="auto"/>
                <w:right w:val="none" w:sz="0" w:space="0" w:color="auto"/>
              </w:divBdr>
            </w:div>
            <w:div w:id="228617151">
              <w:marLeft w:val="0"/>
              <w:marRight w:val="0"/>
              <w:marTop w:val="0"/>
              <w:marBottom w:val="0"/>
              <w:divBdr>
                <w:top w:val="none" w:sz="0" w:space="0" w:color="auto"/>
                <w:left w:val="none" w:sz="0" w:space="0" w:color="auto"/>
                <w:bottom w:val="none" w:sz="0" w:space="0" w:color="auto"/>
                <w:right w:val="none" w:sz="0" w:space="0" w:color="auto"/>
              </w:divBdr>
            </w:div>
            <w:div w:id="370421633">
              <w:marLeft w:val="0"/>
              <w:marRight w:val="0"/>
              <w:marTop w:val="0"/>
              <w:marBottom w:val="0"/>
              <w:divBdr>
                <w:top w:val="none" w:sz="0" w:space="0" w:color="auto"/>
                <w:left w:val="none" w:sz="0" w:space="0" w:color="auto"/>
                <w:bottom w:val="none" w:sz="0" w:space="0" w:color="auto"/>
                <w:right w:val="none" w:sz="0" w:space="0" w:color="auto"/>
              </w:divBdr>
            </w:div>
            <w:div w:id="1987709644">
              <w:marLeft w:val="0"/>
              <w:marRight w:val="0"/>
              <w:marTop w:val="0"/>
              <w:marBottom w:val="0"/>
              <w:divBdr>
                <w:top w:val="none" w:sz="0" w:space="0" w:color="auto"/>
                <w:left w:val="none" w:sz="0" w:space="0" w:color="auto"/>
                <w:bottom w:val="none" w:sz="0" w:space="0" w:color="auto"/>
                <w:right w:val="none" w:sz="0" w:space="0" w:color="auto"/>
              </w:divBdr>
            </w:div>
            <w:div w:id="1169373389">
              <w:marLeft w:val="0"/>
              <w:marRight w:val="0"/>
              <w:marTop w:val="0"/>
              <w:marBottom w:val="0"/>
              <w:divBdr>
                <w:top w:val="none" w:sz="0" w:space="0" w:color="auto"/>
                <w:left w:val="none" w:sz="0" w:space="0" w:color="auto"/>
                <w:bottom w:val="none" w:sz="0" w:space="0" w:color="auto"/>
                <w:right w:val="none" w:sz="0" w:space="0" w:color="auto"/>
              </w:divBdr>
            </w:div>
            <w:div w:id="650718027">
              <w:marLeft w:val="0"/>
              <w:marRight w:val="0"/>
              <w:marTop w:val="0"/>
              <w:marBottom w:val="0"/>
              <w:divBdr>
                <w:top w:val="none" w:sz="0" w:space="0" w:color="auto"/>
                <w:left w:val="none" w:sz="0" w:space="0" w:color="auto"/>
                <w:bottom w:val="none" w:sz="0" w:space="0" w:color="auto"/>
                <w:right w:val="none" w:sz="0" w:space="0" w:color="auto"/>
              </w:divBdr>
            </w:div>
            <w:div w:id="1943801211">
              <w:marLeft w:val="0"/>
              <w:marRight w:val="0"/>
              <w:marTop w:val="0"/>
              <w:marBottom w:val="0"/>
              <w:divBdr>
                <w:top w:val="none" w:sz="0" w:space="0" w:color="auto"/>
                <w:left w:val="none" w:sz="0" w:space="0" w:color="auto"/>
                <w:bottom w:val="none" w:sz="0" w:space="0" w:color="auto"/>
                <w:right w:val="none" w:sz="0" w:space="0" w:color="auto"/>
              </w:divBdr>
            </w:div>
            <w:div w:id="586381813">
              <w:marLeft w:val="0"/>
              <w:marRight w:val="0"/>
              <w:marTop w:val="0"/>
              <w:marBottom w:val="0"/>
              <w:divBdr>
                <w:top w:val="none" w:sz="0" w:space="0" w:color="auto"/>
                <w:left w:val="none" w:sz="0" w:space="0" w:color="auto"/>
                <w:bottom w:val="none" w:sz="0" w:space="0" w:color="auto"/>
                <w:right w:val="none" w:sz="0" w:space="0" w:color="auto"/>
              </w:divBdr>
            </w:div>
            <w:div w:id="1410034962">
              <w:marLeft w:val="0"/>
              <w:marRight w:val="0"/>
              <w:marTop w:val="0"/>
              <w:marBottom w:val="0"/>
              <w:divBdr>
                <w:top w:val="none" w:sz="0" w:space="0" w:color="auto"/>
                <w:left w:val="none" w:sz="0" w:space="0" w:color="auto"/>
                <w:bottom w:val="none" w:sz="0" w:space="0" w:color="auto"/>
                <w:right w:val="none" w:sz="0" w:space="0" w:color="auto"/>
              </w:divBdr>
            </w:div>
            <w:div w:id="1803501397">
              <w:marLeft w:val="0"/>
              <w:marRight w:val="0"/>
              <w:marTop w:val="0"/>
              <w:marBottom w:val="0"/>
              <w:divBdr>
                <w:top w:val="none" w:sz="0" w:space="0" w:color="auto"/>
                <w:left w:val="none" w:sz="0" w:space="0" w:color="auto"/>
                <w:bottom w:val="none" w:sz="0" w:space="0" w:color="auto"/>
                <w:right w:val="none" w:sz="0" w:space="0" w:color="auto"/>
              </w:divBdr>
            </w:div>
            <w:div w:id="1237520428">
              <w:marLeft w:val="0"/>
              <w:marRight w:val="0"/>
              <w:marTop w:val="0"/>
              <w:marBottom w:val="0"/>
              <w:divBdr>
                <w:top w:val="none" w:sz="0" w:space="0" w:color="auto"/>
                <w:left w:val="none" w:sz="0" w:space="0" w:color="auto"/>
                <w:bottom w:val="none" w:sz="0" w:space="0" w:color="auto"/>
                <w:right w:val="none" w:sz="0" w:space="0" w:color="auto"/>
              </w:divBdr>
            </w:div>
            <w:div w:id="1890417690">
              <w:marLeft w:val="0"/>
              <w:marRight w:val="0"/>
              <w:marTop w:val="0"/>
              <w:marBottom w:val="0"/>
              <w:divBdr>
                <w:top w:val="none" w:sz="0" w:space="0" w:color="auto"/>
                <w:left w:val="none" w:sz="0" w:space="0" w:color="auto"/>
                <w:bottom w:val="none" w:sz="0" w:space="0" w:color="auto"/>
                <w:right w:val="none" w:sz="0" w:space="0" w:color="auto"/>
              </w:divBdr>
            </w:div>
            <w:div w:id="513610595">
              <w:marLeft w:val="0"/>
              <w:marRight w:val="0"/>
              <w:marTop w:val="0"/>
              <w:marBottom w:val="0"/>
              <w:divBdr>
                <w:top w:val="none" w:sz="0" w:space="0" w:color="auto"/>
                <w:left w:val="none" w:sz="0" w:space="0" w:color="auto"/>
                <w:bottom w:val="none" w:sz="0" w:space="0" w:color="auto"/>
                <w:right w:val="none" w:sz="0" w:space="0" w:color="auto"/>
              </w:divBdr>
            </w:div>
            <w:div w:id="1115252740">
              <w:marLeft w:val="0"/>
              <w:marRight w:val="0"/>
              <w:marTop w:val="0"/>
              <w:marBottom w:val="0"/>
              <w:divBdr>
                <w:top w:val="none" w:sz="0" w:space="0" w:color="auto"/>
                <w:left w:val="none" w:sz="0" w:space="0" w:color="auto"/>
                <w:bottom w:val="none" w:sz="0" w:space="0" w:color="auto"/>
                <w:right w:val="none" w:sz="0" w:space="0" w:color="auto"/>
              </w:divBdr>
            </w:div>
            <w:div w:id="2022582475">
              <w:marLeft w:val="0"/>
              <w:marRight w:val="0"/>
              <w:marTop w:val="0"/>
              <w:marBottom w:val="0"/>
              <w:divBdr>
                <w:top w:val="none" w:sz="0" w:space="0" w:color="auto"/>
                <w:left w:val="none" w:sz="0" w:space="0" w:color="auto"/>
                <w:bottom w:val="none" w:sz="0" w:space="0" w:color="auto"/>
                <w:right w:val="none" w:sz="0" w:space="0" w:color="auto"/>
              </w:divBdr>
            </w:div>
            <w:div w:id="179054469">
              <w:marLeft w:val="0"/>
              <w:marRight w:val="0"/>
              <w:marTop w:val="0"/>
              <w:marBottom w:val="0"/>
              <w:divBdr>
                <w:top w:val="none" w:sz="0" w:space="0" w:color="auto"/>
                <w:left w:val="none" w:sz="0" w:space="0" w:color="auto"/>
                <w:bottom w:val="none" w:sz="0" w:space="0" w:color="auto"/>
                <w:right w:val="none" w:sz="0" w:space="0" w:color="auto"/>
              </w:divBdr>
            </w:div>
            <w:div w:id="650063385">
              <w:marLeft w:val="0"/>
              <w:marRight w:val="0"/>
              <w:marTop w:val="0"/>
              <w:marBottom w:val="0"/>
              <w:divBdr>
                <w:top w:val="none" w:sz="0" w:space="0" w:color="auto"/>
                <w:left w:val="none" w:sz="0" w:space="0" w:color="auto"/>
                <w:bottom w:val="none" w:sz="0" w:space="0" w:color="auto"/>
                <w:right w:val="none" w:sz="0" w:space="0" w:color="auto"/>
              </w:divBdr>
            </w:div>
            <w:div w:id="408499403">
              <w:marLeft w:val="0"/>
              <w:marRight w:val="0"/>
              <w:marTop w:val="0"/>
              <w:marBottom w:val="0"/>
              <w:divBdr>
                <w:top w:val="none" w:sz="0" w:space="0" w:color="auto"/>
                <w:left w:val="none" w:sz="0" w:space="0" w:color="auto"/>
                <w:bottom w:val="none" w:sz="0" w:space="0" w:color="auto"/>
                <w:right w:val="none" w:sz="0" w:space="0" w:color="auto"/>
              </w:divBdr>
            </w:div>
            <w:div w:id="1683166408">
              <w:marLeft w:val="0"/>
              <w:marRight w:val="0"/>
              <w:marTop w:val="0"/>
              <w:marBottom w:val="0"/>
              <w:divBdr>
                <w:top w:val="none" w:sz="0" w:space="0" w:color="auto"/>
                <w:left w:val="none" w:sz="0" w:space="0" w:color="auto"/>
                <w:bottom w:val="none" w:sz="0" w:space="0" w:color="auto"/>
                <w:right w:val="none" w:sz="0" w:space="0" w:color="auto"/>
              </w:divBdr>
            </w:div>
            <w:div w:id="1102453250">
              <w:marLeft w:val="0"/>
              <w:marRight w:val="0"/>
              <w:marTop w:val="0"/>
              <w:marBottom w:val="0"/>
              <w:divBdr>
                <w:top w:val="none" w:sz="0" w:space="0" w:color="auto"/>
                <w:left w:val="none" w:sz="0" w:space="0" w:color="auto"/>
                <w:bottom w:val="none" w:sz="0" w:space="0" w:color="auto"/>
                <w:right w:val="none" w:sz="0" w:space="0" w:color="auto"/>
              </w:divBdr>
            </w:div>
            <w:div w:id="1145779208">
              <w:marLeft w:val="0"/>
              <w:marRight w:val="0"/>
              <w:marTop w:val="0"/>
              <w:marBottom w:val="0"/>
              <w:divBdr>
                <w:top w:val="none" w:sz="0" w:space="0" w:color="auto"/>
                <w:left w:val="none" w:sz="0" w:space="0" w:color="auto"/>
                <w:bottom w:val="none" w:sz="0" w:space="0" w:color="auto"/>
                <w:right w:val="none" w:sz="0" w:space="0" w:color="auto"/>
              </w:divBdr>
            </w:div>
            <w:div w:id="548152739">
              <w:marLeft w:val="0"/>
              <w:marRight w:val="0"/>
              <w:marTop w:val="0"/>
              <w:marBottom w:val="0"/>
              <w:divBdr>
                <w:top w:val="none" w:sz="0" w:space="0" w:color="auto"/>
                <w:left w:val="none" w:sz="0" w:space="0" w:color="auto"/>
                <w:bottom w:val="none" w:sz="0" w:space="0" w:color="auto"/>
                <w:right w:val="none" w:sz="0" w:space="0" w:color="auto"/>
              </w:divBdr>
            </w:div>
            <w:div w:id="2045977325">
              <w:marLeft w:val="0"/>
              <w:marRight w:val="0"/>
              <w:marTop w:val="0"/>
              <w:marBottom w:val="0"/>
              <w:divBdr>
                <w:top w:val="none" w:sz="0" w:space="0" w:color="auto"/>
                <w:left w:val="none" w:sz="0" w:space="0" w:color="auto"/>
                <w:bottom w:val="none" w:sz="0" w:space="0" w:color="auto"/>
                <w:right w:val="none" w:sz="0" w:space="0" w:color="auto"/>
              </w:divBdr>
            </w:div>
            <w:div w:id="2024237392">
              <w:marLeft w:val="0"/>
              <w:marRight w:val="0"/>
              <w:marTop w:val="0"/>
              <w:marBottom w:val="0"/>
              <w:divBdr>
                <w:top w:val="none" w:sz="0" w:space="0" w:color="auto"/>
                <w:left w:val="none" w:sz="0" w:space="0" w:color="auto"/>
                <w:bottom w:val="none" w:sz="0" w:space="0" w:color="auto"/>
                <w:right w:val="none" w:sz="0" w:space="0" w:color="auto"/>
              </w:divBdr>
            </w:div>
            <w:div w:id="1458336320">
              <w:marLeft w:val="0"/>
              <w:marRight w:val="0"/>
              <w:marTop w:val="0"/>
              <w:marBottom w:val="0"/>
              <w:divBdr>
                <w:top w:val="none" w:sz="0" w:space="0" w:color="auto"/>
                <w:left w:val="none" w:sz="0" w:space="0" w:color="auto"/>
                <w:bottom w:val="none" w:sz="0" w:space="0" w:color="auto"/>
                <w:right w:val="none" w:sz="0" w:space="0" w:color="auto"/>
              </w:divBdr>
            </w:div>
            <w:div w:id="980883337">
              <w:marLeft w:val="0"/>
              <w:marRight w:val="0"/>
              <w:marTop w:val="0"/>
              <w:marBottom w:val="0"/>
              <w:divBdr>
                <w:top w:val="none" w:sz="0" w:space="0" w:color="auto"/>
                <w:left w:val="none" w:sz="0" w:space="0" w:color="auto"/>
                <w:bottom w:val="none" w:sz="0" w:space="0" w:color="auto"/>
                <w:right w:val="none" w:sz="0" w:space="0" w:color="auto"/>
              </w:divBdr>
            </w:div>
            <w:div w:id="1963537246">
              <w:marLeft w:val="0"/>
              <w:marRight w:val="0"/>
              <w:marTop w:val="0"/>
              <w:marBottom w:val="0"/>
              <w:divBdr>
                <w:top w:val="none" w:sz="0" w:space="0" w:color="auto"/>
                <w:left w:val="none" w:sz="0" w:space="0" w:color="auto"/>
                <w:bottom w:val="none" w:sz="0" w:space="0" w:color="auto"/>
                <w:right w:val="none" w:sz="0" w:space="0" w:color="auto"/>
              </w:divBdr>
            </w:div>
            <w:div w:id="917010489">
              <w:marLeft w:val="0"/>
              <w:marRight w:val="0"/>
              <w:marTop w:val="0"/>
              <w:marBottom w:val="0"/>
              <w:divBdr>
                <w:top w:val="none" w:sz="0" w:space="0" w:color="auto"/>
                <w:left w:val="none" w:sz="0" w:space="0" w:color="auto"/>
                <w:bottom w:val="none" w:sz="0" w:space="0" w:color="auto"/>
                <w:right w:val="none" w:sz="0" w:space="0" w:color="auto"/>
              </w:divBdr>
            </w:div>
            <w:div w:id="1399590325">
              <w:marLeft w:val="0"/>
              <w:marRight w:val="0"/>
              <w:marTop w:val="0"/>
              <w:marBottom w:val="0"/>
              <w:divBdr>
                <w:top w:val="none" w:sz="0" w:space="0" w:color="auto"/>
                <w:left w:val="none" w:sz="0" w:space="0" w:color="auto"/>
                <w:bottom w:val="none" w:sz="0" w:space="0" w:color="auto"/>
                <w:right w:val="none" w:sz="0" w:space="0" w:color="auto"/>
              </w:divBdr>
            </w:div>
            <w:div w:id="1759055559">
              <w:marLeft w:val="0"/>
              <w:marRight w:val="0"/>
              <w:marTop w:val="0"/>
              <w:marBottom w:val="0"/>
              <w:divBdr>
                <w:top w:val="none" w:sz="0" w:space="0" w:color="auto"/>
                <w:left w:val="none" w:sz="0" w:space="0" w:color="auto"/>
                <w:bottom w:val="none" w:sz="0" w:space="0" w:color="auto"/>
                <w:right w:val="none" w:sz="0" w:space="0" w:color="auto"/>
              </w:divBdr>
            </w:div>
            <w:div w:id="1659651594">
              <w:marLeft w:val="0"/>
              <w:marRight w:val="0"/>
              <w:marTop w:val="0"/>
              <w:marBottom w:val="0"/>
              <w:divBdr>
                <w:top w:val="none" w:sz="0" w:space="0" w:color="auto"/>
                <w:left w:val="none" w:sz="0" w:space="0" w:color="auto"/>
                <w:bottom w:val="none" w:sz="0" w:space="0" w:color="auto"/>
                <w:right w:val="none" w:sz="0" w:space="0" w:color="auto"/>
              </w:divBdr>
            </w:div>
            <w:div w:id="2095584727">
              <w:marLeft w:val="0"/>
              <w:marRight w:val="0"/>
              <w:marTop w:val="0"/>
              <w:marBottom w:val="0"/>
              <w:divBdr>
                <w:top w:val="none" w:sz="0" w:space="0" w:color="auto"/>
                <w:left w:val="none" w:sz="0" w:space="0" w:color="auto"/>
                <w:bottom w:val="none" w:sz="0" w:space="0" w:color="auto"/>
                <w:right w:val="none" w:sz="0" w:space="0" w:color="auto"/>
              </w:divBdr>
            </w:div>
            <w:div w:id="1917393080">
              <w:marLeft w:val="0"/>
              <w:marRight w:val="0"/>
              <w:marTop w:val="0"/>
              <w:marBottom w:val="0"/>
              <w:divBdr>
                <w:top w:val="none" w:sz="0" w:space="0" w:color="auto"/>
                <w:left w:val="none" w:sz="0" w:space="0" w:color="auto"/>
                <w:bottom w:val="none" w:sz="0" w:space="0" w:color="auto"/>
                <w:right w:val="none" w:sz="0" w:space="0" w:color="auto"/>
              </w:divBdr>
            </w:div>
            <w:div w:id="1569995845">
              <w:marLeft w:val="0"/>
              <w:marRight w:val="0"/>
              <w:marTop w:val="0"/>
              <w:marBottom w:val="0"/>
              <w:divBdr>
                <w:top w:val="none" w:sz="0" w:space="0" w:color="auto"/>
                <w:left w:val="none" w:sz="0" w:space="0" w:color="auto"/>
                <w:bottom w:val="none" w:sz="0" w:space="0" w:color="auto"/>
                <w:right w:val="none" w:sz="0" w:space="0" w:color="auto"/>
              </w:divBdr>
            </w:div>
            <w:div w:id="943611782">
              <w:marLeft w:val="0"/>
              <w:marRight w:val="0"/>
              <w:marTop w:val="0"/>
              <w:marBottom w:val="0"/>
              <w:divBdr>
                <w:top w:val="none" w:sz="0" w:space="0" w:color="auto"/>
                <w:left w:val="none" w:sz="0" w:space="0" w:color="auto"/>
                <w:bottom w:val="none" w:sz="0" w:space="0" w:color="auto"/>
                <w:right w:val="none" w:sz="0" w:space="0" w:color="auto"/>
              </w:divBdr>
            </w:div>
            <w:div w:id="1000625586">
              <w:marLeft w:val="0"/>
              <w:marRight w:val="0"/>
              <w:marTop w:val="0"/>
              <w:marBottom w:val="0"/>
              <w:divBdr>
                <w:top w:val="none" w:sz="0" w:space="0" w:color="auto"/>
                <w:left w:val="none" w:sz="0" w:space="0" w:color="auto"/>
                <w:bottom w:val="none" w:sz="0" w:space="0" w:color="auto"/>
                <w:right w:val="none" w:sz="0" w:space="0" w:color="auto"/>
              </w:divBdr>
            </w:div>
            <w:div w:id="744227221">
              <w:marLeft w:val="0"/>
              <w:marRight w:val="0"/>
              <w:marTop w:val="0"/>
              <w:marBottom w:val="0"/>
              <w:divBdr>
                <w:top w:val="none" w:sz="0" w:space="0" w:color="auto"/>
                <w:left w:val="none" w:sz="0" w:space="0" w:color="auto"/>
                <w:bottom w:val="none" w:sz="0" w:space="0" w:color="auto"/>
                <w:right w:val="none" w:sz="0" w:space="0" w:color="auto"/>
              </w:divBdr>
            </w:div>
            <w:div w:id="968902381">
              <w:marLeft w:val="0"/>
              <w:marRight w:val="0"/>
              <w:marTop w:val="0"/>
              <w:marBottom w:val="0"/>
              <w:divBdr>
                <w:top w:val="none" w:sz="0" w:space="0" w:color="auto"/>
                <w:left w:val="none" w:sz="0" w:space="0" w:color="auto"/>
                <w:bottom w:val="none" w:sz="0" w:space="0" w:color="auto"/>
                <w:right w:val="none" w:sz="0" w:space="0" w:color="auto"/>
              </w:divBdr>
            </w:div>
            <w:div w:id="316225940">
              <w:marLeft w:val="0"/>
              <w:marRight w:val="0"/>
              <w:marTop w:val="0"/>
              <w:marBottom w:val="0"/>
              <w:divBdr>
                <w:top w:val="none" w:sz="0" w:space="0" w:color="auto"/>
                <w:left w:val="none" w:sz="0" w:space="0" w:color="auto"/>
                <w:bottom w:val="none" w:sz="0" w:space="0" w:color="auto"/>
                <w:right w:val="none" w:sz="0" w:space="0" w:color="auto"/>
              </w:divBdr>
            </w:div>
            <w:div w:id="1985038497">
              <w:marLeft w:val="0"/>
              <w:marRight w:val="0"/>
              <w:marTop w:val="0"/>
              <w:marBottom w:val="0"/>
              <w:divBdr>
                <w:top w:val="none" w:sz="0" w:space="0" w:color="auto"/>
                <w:left w:val="none" w:sz="0" w:space="0" w:color="auto"/>
                <w:bottom w:val="none" w:sz="0" w:space="0" w:color="auto"/>
                <w:right w:val="none" w:sz="0" w:space="0" w:color="auto"/>
              </w:divBdr>
            </w:div>
            <w:div w:id="1935354513">
              <w:marLeft w:val="0"/>
              <w:marRight w:val="0"/>
              <w:marTop w:val="0"/>
              <w:marBottom w:val="0"/>
              <w:divBdr>
                <w:top w:val="none" w:sz="0" w:space="0" w:color="auto"/>
                <w:left w:val="none" w:sz="0" w:space="0" w:color="auto"/>
                <w:bottom w:val="none" w:sz="0" w:space="0" w:color="auto"/>
                <w:right w:val="none" w:sz="0" w:space="0" w:color="auto"/>
              </w:divBdr>
            </w:div>
            <w:div w:id="316107798">
              <w:marLeft w:val="0"/>
              <w:marRight w:val="0"/>
              <w:marTop w:val="0"/>
              <w:marBottom w:val="0"/>
              <w:divBdr>
                <w:top w:val="none" w:sz="0" w:space="0" w:color="auto"/>
                <w:left w:val="none" w:sz="0" w:space="0" w:color="auto"/>
                <w:bottom w:val="none" w:sz="0" w:space="0" w:color="auto"/>
                <w:right w:val="none" w:sz="0" w:space="0" w:color="auto"/>
              </w:divBdr>
            </w:div>
            <w:div w:id="691691357">
              <w:marLeft w:val="0"/>
              <w:marRight w:val="0"/>
              <w:marTop w:val="0"/>
              <w:marBottom w:val="0"/>
              <w:divBdr>
                <w:top w:val="none" w:sz="0" w:space="0" w:color="auto"/>
                <w:left w:val="none" w:sz="0" w:space="0" w:color="auto"/>
                <w:bottom w:val="none" w:sz="0" w:space="0" w:color="auto"/>
                <w:right w:val="none" w:sz="0" w:space="0" w:color="auto"/>
              </w:divBdr>
            </w:div>
            <w:div w:id="252783730">
              <w:marLeft w:val="0"/>
              <w:marRight w:val="0"/>
              <w:marTop w:val="0"/>
              <w:marBottom w:val="0"/>
              <w:divBdr>
                <w:top w:val="none" w:sz="0" w:space="0" w:color="auto"/>
                <w:left w:val="none" w:sz="0" w:space="0" w:color="auto"/>
                <w:bottom w:val="none" w:sz="0" w:space="0" w:color="auto"/>
                <w:right w:val="none" w:sz="0" w:space="0" w:color="auto"/>
              </w:divBdr>
            </w:div>
            <w:div w:id="732891870">
              <w:marLeft w:val="0"/>
              <w:marRight w:val="0"/>
              <w:marTop w:val="0"/>
              <w:marBottom w:val="0"/>
              <w:divBdr>
                <w:top w:val="none" w:sz="0" w:space="0" w:color="auto"/>
                <w:left w:val="none" w:sz="0" w:space="0" w:color="auto"/>
                <w:bottom w:val="none" w:sz="0" w:space="0" w:color="auto"/>
                <w:right w:val="none" w:sz="0" w:space="0" w:color="auto"/>
              </w:divBdr>
            </w:div>
            <w:div w:id="1784156114">
              <w:marLeft w:val="0"/>
              <w:marRight w:val="0"/>
              <w:marTop w:val="0"/>
              <w:marBottom w:val="0"/>
              <w:divBdr>
                <w:top w:val="none" w:sz="0" w:space="0" w:color="auto"/>
                <w:left w:val="none" w:sz="0" w:space="0" w:color="auto"/>
                <w:bottom w:val="none" w:sz="0" w:space="0" w:color="auto"/>
                <w:right w:val="none" w:sz="0" w:space="0" w:color="auto"/>
              </w:divBdr>
            </w:div>
            <w:div w:id="2066175687">
              <w:marLeft w:val="0"/>
              <w:marRight w:val="0"/>
              <w:marTop w:val="0"/>
              <w:marBottom w:val="0"/>
              <w:divBdr>
                <w:top w:val="none" w:sz="0" w:space="0" w:color="auto"/>
                <w:left w:val="none" w:sz="0" w:space="0" w:color="auto"/>
                <w:bottom w:val="none" w:sz="0" w:space="0" w:color="auto"/>
                <w:right w:val="none" w:sz="0" w:space="0" w:color="auto"/>
              </w:divBdr>
            </w:div>
            <w:div w:id="1128553742">
              <w:marLeft w:val="0"/>
              <w:marRight w:val="0"/>
              <w:marTop w:val="0"/>
              <w:marBottom w:val="0"/>
              <w:divBdr>
                <w:top w:val="none" w:sz="0" w:space="0" w:color="auto"/>
                <w:left w:val="none" w:sz="0" w:space="0" w:color="auto"/>
                <w:bottom w:val="none" w:sz="0" w:space="0" w:color="auto"/>
                <w:right w:val="none" w:sz="0" w:space="0" w:color="auto"/>
              </w:divBdr>
            </w:div>
            <w:div w:id="1935042991">
              <w:marLeft w:val="0"/>
              <w:marRight w:val="0"/>
              <w:marTop w:val="0"/>
              <w:marBottom w:val="0"/>
              <w:divBdr>
                <w:top w:val="none" w:sz="0" w:space="0" w:color="auto"/>
                <w:left w:val="none" w:sz="0" w:space="0" w:color="auto"/>
                <w:bottom w:val="none" w:sz="0" w:space="0" w:color="auto"/>
                <w:right w:val="none" w:sz="0" w:space="0" w:color="auto"/>
              </w:divBdr>
            </w:div>
            <w:div w:id="2039116475">
              <w:marLeft w:val="0"/>
              <w:marRight w:val="0"/>
              <w:marTop w:val="0"/>
              <w:marBottom w:val="0"/>
              <w:divBdr>
                <w:top w:val="none" w:sz="0" w:space="0" w:color="auto"/>
                <w:left w:val="none" w:sz="0" w:space="0" w:color="auto"/>
                <w:bottom w:val="none" w:sz="0" w:space="0" w:color="auto"/>
                <w:right w:val="none" w:sz="0" w:space="0" w:color="auto"/>
              </w:divBdr>
            </w:div>
            <w:div w:id="326251764">
              <w:marLeft w:val="0"/>
              <w:marRight w:val="0"/>
              <w:marTop w:val="0"/>
              <w:marBottom w:val="0"/>
              <w:divBdr>
                <w:top w:val="none" w:sz="0" w:space="0" w:color="auto"/>
                <w:left w:val="none" w:sz="0" w:space="0" w:color="auto"/>
                <w:bottom w:val="none" w:sz="0" w:space="0" w:color="auto"/>
                <w:right w:val="none" w:sz="0" w:space="0" w:color="auto"/>
              </w:divBdr>
            </w:div>
            <w:div w:id="443811284">
              <w:marLeft w:val="0"/>
              <w:marRight w:val="0"/>
              <w:marTop w:val="0"/>
              <w:marBottom w:val="0"/>
              <w:divBdr>
                <w:top w:val="none" w:sz="0" w:space="0" w:color="auto"/>
                <w:left w:val="none" w:sz="0" w:space="0" w:color="auto"/>
                <w:bottom w:val="none" w:sz="0" w:space="0" w:color="auto"/>
                <w:right w:val="none" w:sz="0" w:space="0" w:color="auto"/>
              </w:divBdr>
            </w:div>
            <w:div w:id="245503337">
              <w:marLeft w:val="0"/>
              <w:marRight w:val="0"/>
              <w:marTop w:val="0"/>
              <w:marBottom w:val="0"/>
              <w:divBdr>
                <w:top w:val="none" w:sz="0" w:space="0" w:color="auto"/>
                <w:left w:val="none" w:sz="0" w:space="0" w:color="auto"/>
                <w:bottom w:val="none" w:sz="0" w:space="0" w:color="auto"/>
                <w:right w:val="none" w:sz="0" w:space="0" w:color="auto"/>
              </w:divBdr>
            </w:div>
            <w:div w:id="1571843992">
              <w:marLeft w:val="0"/>
              <w:marRight w:val="0"/>
              <w:marTop w:val="0"/>
              <w:marBottom w:val="0"/>
              <w:divBdr>
                <w:top w:val="none" w:sz="0" w:space="0" w:color="auto"/>
                <w:left w:val="none" w:sz="0" w:space="0" w:color="auto"/>
                <w:bottom w:val="none" w:sz="0" w:space="0" w:color="auto"/>
                <w:right w:val="none" w:sz="0" w:space="0" w:color="auto"/>
              </w:divBdr>
            </w:div>
            <w:div w:id="1138376852">
              <w:marLeft w:val="0"/>
              <w:marRight w:val="0"/>
              <w:marTop w:val="0"/>
              <w:marBottom w:val="0"/>
              <w:divBdr>
                <w:top w:val="none" w:sz="0" w:space="0" w:color="auto"/>
                <w:left w:val="none" w:sz="0" w:space="0" w:color="auto"/>
                <w:bottom w:val="none" w:sz="0" w:space="0" w:color="auto"/>
                <w:right w:val="none" w:sz="0" w:space="0" w:color="auto"/>
              </w:divBdr>
            </w:div>
            <w:div w:id="2139447859">
              <w:marLeft w:val="0"/>
              <w:marRight w:val="0"/>
              <w:marTop w:val="0"/>
              <w:marBottom w:val="0"/>
              <w:divBdr>
                <w:top w:val="none" w:sz="0" w:space="0" w:color="auto"/>
                <w:left w:val="none" w:sz="0" w:space="0" w:color="auto"/>
                <w:bottom w:val="none" w:sz="0" w:space="0" w:color="auto"/>
                <w:right w:val="none" w:sz="0" w:space="0" w:color="auto"/>
              </w:divBdr>
            </w:div>
            <w:div w:id="1943488954">
              <w:marLeft w:val="0"/>
              <w:marRight w:val="0"/>
              <w:marTop w:val="0"/>
              <w:marBottom w:val="0"/>
              <w:divBdr>
                <w:top w:val="none" w:sz="0" w:space="0" w:color="auto"/>
                <w:left w:val="none" w:sz="0" w:space="0" w:color="auto"/>
                <w:bottom w:val="none" w:sz="0" w:space="0" w:color="auto"/>
                <w:right w:val="none" w:sz="0" w:space="0" w:color="auto"/>
              </w:divBdr>
            </w:div>
            <w:div w:id="2048485421">
              <w:marLeft w:val="0"/>
              <w:marRight w:val="0"/>
              <w:marTop w:val="0"/>
              <w:marBottom w:val="0"/>
              <w:divBdr>
                <w:top w:val="none" w:sz="0" w:space="0" w:color="auto"/>
                <w:left w:val="none" w:sz="0" w:space="0" w:color="auto"/>
                <w:bottom w:val="none" w:sz="0" w:space="0" w:color="auto"/>
                <w:right w:val="none" w:sz="0" w:space="0" w:color="auto"/>
              </w:divBdr>
            </w:div>
            <w:div w:id="862017436">
              <w:marLeft w:val="0"/>
              <w:marRight w:val="0"/>
              <w:marTop w:val="0"/>
              <w:marBottom w:val="0"/>
              <w:divBdr>
                <w:top w:val="none" w:sz="0" w:space="0" w:color="auto"/>
                <w:left w:val="none" w:sz="0" w:space="0" w:color="auto"/>
                <w:bottom w:val="none" w:sz="0" w:space="0" w:color="auto"/>
                <w:right w:val="none" w:sz="0" w:space="0" w:color="auto"/>
              </w:divBdr>
            </w:div>
            <w:div w:id="614410242">
              <w:marLeft w:val="0"/>
              <w:marRight w:val="0"/>
              <w:marTop w:val="0"/>
              <w:marBottom w:val="0"/>
              <w:divBdr>
                <w:top w:val="none" w:sz="0" w:space="0" w:color="auto"/>
                <w:left w:val="none" w:sz="0" w:space="0" w:color="auto"/>
                <w:bottom w:val="none" w:sz="0" w:space="0" w:color="auto"/>
                <w:right w:val="none" w:sz="0" w:space="0" w:color="auto"/>
              </w:divBdr>
            </w:div>
            <w:div w:id="1938366257">
              <w:marLeft w:val="0"/>
              <w:marRight w:val="0"/>
              <w:marTop w:val="0"/>
              <w:marBottom w:val="0"/>
              <w:divBdr>
                <w:top w:val="none" w:sz="0" w:space="0" w:color="auto"/>
                <w:left w:val="none" w:sz="0" w:space="0" w:color="auto"/>
                <w:bottom w:val="none" w:sz="0" w:space="0" w:color="auto"/>
                <w:right w:val="none" w:sz="0" w:space="0" w:color="auto"/>
              </w:divBdr>
            </w:div>
            <w:div w:id="777414209">
              <w:marLeft w:val="0"/>
              <w:marRight w:val="0"/>
              <w:marTop w:val="0"/>
              <w:marBottom w:val="0"/>
              <w:divBdr>
                <w:top w:val="none" w:sz="0" w:space="0" w:color="auto"/>
                <w:left w:val="none" w:sz="0" w:space="0" w:color="auto"/>
                <w:bottom w:val="none" w:sz="0" w:space="0" w:color="auto"/>
                <w:right w:val="none" w:sz="0" w:space="0" w:color="auto"/>
              </w:divBdr>
            </w:div>
            <w:div w:id="12608519">
              <w:marLeft w:val="0"/>
              <w:marRight w:val="0"/>
              <w:marTop w:val="0"/>
              <w:marBottom w:val="0"/>
              <w:divBdr>
                <w:top w:val="none" w:sz="0" w:space="0" w:color="auto"/>
                <w:left w:val="none" w:sz="0" w:space="0" w:color="auto"/>
                <w:bottom w:val="none" w:sz="0" w:space="0" w:color="auto"/>
                <w:right w:val="none" w:sz="0" w:space="0" w:color="auto"/>
              </w:divBdr>
            </w:div>
            <w:div w:id="261306527">
              <w:marLeft w:val="0"/>
              <w:marRight w:val="0"/>
              <w:marTop w:val="0"/>
              <w:marBottom w:val="0"/>
              <w:divBdr>
                <w:top w:val="none" w:sz="0" w:space="0" w:color="auto"/>
                <w:left w:val="none" w:sz="0" w:space="0" w:color="auto"/>
                <w:bottom w:val="none" w:sz="0" w:space="0" w:color="auto"/>
                <w:right w:val="none" w:sz="0" w:space="0" w:color="auto"/>
              </w:divBdr>
            </w:div>
            <w:div w:id="936670219">
              <w:marLeft w:val="0"/>
              <w:marRight w:val="0"/>
              <w:marTop w:val="0"/>
              <w:marBottom w:val="0"/>
              <w:divBdr>
                <w:top w:val="none" w:sz="0" w:space="0" w:color="auto"/>
                <w:left w:val="none" w:sz="0" w:space="0" w:color="auto"/>
                <w:bottom w:val="none" w:sz="0" w:space="0" w:color="auto"/>
                <w:right w:val="none" w:sz="0" w:space="0" w:color="auto"/>
              </w:divBdr>
            </w:div>
            <w:div w:id="2037660736">
              <w:marLeft w:val="0"/>
              <w:marRight w:val="0"/>
              <w:marTop w:val="0"/>
              <w:marBottom w:val="0"/>
              <w:divBdr>
                <w:top w:val="none" w:sz="0" w:space="0" w:color="auto"/>
                <w:left w:val="none" w:sz="0" w:space="0" w:color="auto"/>
                <w:bottom w:val="none" w:sz="0" w:space="0" w:color="auto"/>
                <w:right w:val="none" w:sz="0" w:space="0" w:color="auto"/>
              </w:divBdr>
            </w:div>
            <w:div w:id="1833446791">
              <w:marLeft w:val="0"/>
              <w:marRight w:val="0"/>
              <w:marTop w:val="0"/>
              <w:marBottom w:val="0"/>
              <w:divBdr>
                <w:top w:val="none" w:sz="0" w:space="0" w:color="auto"/>
                <w:left w:val="none" w:sz="0" w:space="0" w:color="auto"/>
                <w:bottom w:val="none" w:sz="0" w:space="0" w:color="auto"/>
                <w:right w:val="none" w:sz="0" w:space="0" w:color="auto"/>
              </w:divBdr>
            </w:div>
            <w:div w:id="8837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7970">
      <w:bodyDiv w:val="1"/>
      <w:marLeft w:val="0"/>
      <w:marRight w:val="0"/>
      <w:marTop w:val="0"/>
      <w:marBottom w:val="0"/>
      <w:divBdr>
        <w:top w:val="none" w:sz="0" w:space="0" w:color="auto"/>
        <w:left w:val="none" w:sz="0" w:space="0" w:color="auto"/>
        <w:bottom w:val="none" w:sz="0" w:space="0" w:color="auto"/>
        <w:right w:val="none" w:sz="0" w:space="0" w:color="auto"/>
      </w:divBdr>
    </w:div>
    <w:div w:id="204368802">
      <w:bodyDiv w:val="1"/>
      <w:marLeft w:val="0"/>
      <w:marRight w:val="0"/>
      <w:marTop w:val="0"/>
      <w:marBottom w:val="0"/>
      <w:divBdr>
        <w:top w:val="none" w:sz="0" w:space="0" w:color="auto"/>
        <w:left w:val="none" w:sz="0" w:space="0" w:color="auto"/>
        <w:bottom w:val="none" w:sz="0" w:space="0" w:color="auto"/>
        <w:right w:val="none" w:sz="0" w:space="0" w:color="auto"/>
      </w:divBdr>
    </w:div>
    <w:div w:id="216016477">
      <w:bodyDiv w:val="1"/>
      <w:marLeft w:val="0"/>
      <w:marRight w:val="0"/>
      <w:marTop w:val="0"/>
      <w:marBottom w:val="0"/>
      <w:divBdr>
        <w:top w:val="none" w:sz="0" w:space="0" w:color="auto"/>
        <w:left w:val="none" w:sz="0" w:space="0" w:color="auto"/>
        <w:bottom w:val="none" w:sz="0" w:space="0" w:color="auto"/>
        <w:right w:val="none" w:sz="0" w:space="0" w:color="auto"/>
      </w:divBdr>
      <w:divsChild>
        <w:div w:id="894854428">
          <w:marLeft w:val="0"/>
          <w:marRight w:val="0"/>
          <w:marTop w:val="0"/>
          <w:marBottom w:val="300"/>
          <w:divBdr>
            <w:top w:val="none" w:sz="0" w:space="0" w:color="auto"/>
            <w:left w:val="none" w:sz="0" w:space="0" w:color="auto"/>
            <w:bottom w:val="none" w:sz="0" w:space="0" w:color="auto"/>
            <w:right w:val="none" w:sz="0" w:space="0" w:color="auto"/>
          </w:divBdr>
          <w:divsChild>
            <w:div w:id="15083484">
              <w:marLeft w:val="0"/>
              <w:marRight w:val="0"/>
              <w:marTop w:val="0"/>
              <w:marBottom w:val="0"/>
              <w:divBdr>
                <w:top w:val="none" w:sz="0" w:space="0" w:color="auto"/>
                <w:left w:val="none" w:sz="0" w:space="0" w:color="auto"/>
                <w:bottom w:val="none" w:sz="0" w:space="0" w:color="auto"/>
                <w:right w:val="none" w:sz="0" w:space="0" w:color="auto"/>
              </w:divBdr>
              <w:divsChild>
                <w:div w:id="2898514">
                  <w:marLeft w:val="0"/>
                  <w:marRight w:val="0"/>
                  <w:marTop w:val="0"/>
                  <w:marBottom w:val="0"/>
                  <w:divBdr>
                    <w:top w:val="single" w:sz="6" w:space="0" w:color="DDDDDD"/>
                    <w:left w:val="single" w:sz="6" w:space="4" w:color="DDDDDD"/>
                    <w:bottom w:val="single" w:sz="6" w:space="0" w:color="DDDDDD"/>
                    <w:right w:val="single" w:sz="6" w:space="4" w:color="DDDDDD"/>
                  </w:divBdr>
                  <w:divsChild>
                    <w:div w:id="1742748833">
                      <w:marLeft w:val="0"/>
                      <w:marRight w:val="0"/>
                      <w:marTop w:val="0"/>
                      <w:marBottom w:val="150"/>
                      <w:divBdr>
                        <w:top w:val="none" w:sz="0" w:space="0" w:color="auto"/>
                        <w:left w:val="none" w:sz="0" w:space="0" w:color="auto"/>
                        <w:bottom w:val="none" w:sz="0" w:space="0" w:color="auto"/>
                        <w:right w:val="none" w:sz="0" w:space="0" w:color="auto"/>
                      </w:divBdr>
                      <w:divsChild>
                        <w:div w:id="2028750062">
                          <w:marLeft w:val="0"/>
                          <w:marRight w:val="0"/>
                          <w:marTop w:val="0"/>
                          <w:marBottom w:val="0"/>
                          <w:divBdr>
                            <w:top w:val="none" w:sz="0" w:space="0" w:color="auto"/>
                            <w:left w:val="none" w:sz="0" w:space="0" w:color="auto"/>
                            <w:bottom w:val="none" w:sz="0" w:space="0" w:color="auto"/>
                            <w:right w:val="none" w:sz="0" w:space="0" w:color="auto"/>
                          </w:divBdr>
                          <w:divsChild>
                            <w:div w:id="1030572901">
                              <w:marLeft w:val="0"/>
                              <w:marRight w:val="0"/>
                              <w:marTop w:val="0"/>
                              <w:marBottom w:val="0"/>
                              <w:divBdr>
                                <w:top w:val="none" w:sz="0" w:space="0" w:color="auto"/>
                                <w:left w:val="none" w:sz="0" w:space="0" w:color="auto"/>
                                <w:bottom w:val="none" w:sz="0" w:space="0" w:color="auto"/>
                                <w:right w:val="none" w:sz="0" w:space="0" w:color="auto"/>
                              </w:divBdr>
                              <w:divsChild>
                                <w:div w:id="286205092">
                                  <w:marLeft w:val="0"/>
                                  <w:marRight w:val="0"/>
                                  <w:marTop w:val="0"/>
                                  <w:marBottom w:val="0"/>
                                  <w:divBdr>
                                    <w:top w:val="none" w:sz="0" w:space="0" w:color="auto"/>
                                    <w:left w:val="none" w:sz="0" w:space="0" w:color="auto"/>
                                    <w:bottom w:val="none" w:sz="0" w:space="0" w:color="auto"/>
                                    <w:right w:val="none" w:sz="0" w:space="0" w:color="auto"/>
                                  </w:divBdr>
                                  <w:divsChild>
                                    <w:div w:id="150728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928424">
      <w:bodyDiv w:val="1"/>
      <w:marLeft w:val="0"/>
      <w:marRight w:val="0"/>
      <w:marTop w:val="0"/>
      <w:marBottom w:val="0"/>
      <w:divBdr>
        <w:top w:val="none" w:sz="0" w:space="0" w:color="auto"/>
        <w:left w:val="none" w:sz="0" w:space="0" w:color="auto"/>
        <w:bottom w:val="none" w:sz="0" w:space="0" w:color="auto"/>
        <w:right w:val="none" w:sz="0" w:space="0" w:color="auto"/>
      </w:divBdr>
    </w:div>
    <w:div w:id="253393010">
      <w:bodyDiv w:val="1"/>
      <w:marLeft w:val="0"/>
      <w:marRight w:val="0"/>
      <w:marTop w:val="0"/>
      <w:marBottom w:val="0"/>
      <w:divBdr>
        <w:top w:val="none" w:sz="0" w:space="0" w:color="auto"/>
        <w:left w:val="none" w:sz="0" w:space="0" w:color="auto"/>
        <w:bottom w:val="none" w:sz="0" w:space="0" w:color="auto"/>
        <w:right w:val="none" w:sz="0" w:space="0" w:color="auto"/>
      </w:divBdr>
    </w:div>
    <w:div w:id="276839174">
      <w:bodyDiv w:val="1"/>
      <w:marLeft w:val="0"/>
      <w:marRight w:val="0"/>
      <w:marTop w:val="0"/>
      <w:marBottom w:val="0"/>
      <w:divBdr>
        <w:top w:val="none" w:sz="0" w:space="0" w:color="auto"/>
        <w:left w:val="none" w:sz="0" w:space="0" w:color="auto"/>
        <w:bottom w:val="none" w:sz="0" w:space="0" w:color="auto"/>
        <w:right w:val="none" w:sz="0" w:space="0" w:color="auto"/>
      </w:divBdr>
    </w:div>
    <w:div w:id="311643758">
      <w:bodyDiv w:val="1"/>
      <w:marLeft w:val="0"/>
      <w:marRight w:val="0"/>
      <w:marTop w:val="0"/>
      <w:marBottom w:val="0"/>
      <w:divBdr>
        <w:top w:val="none" w:sz="0" w:space="0" w:color="auto"/>
        <w:left w:val="none" w:sz="0" w:space="0" w:color="auto"/>
        <w:bottom w:val="none" w:sz="0" w:space="0" w:color="auto"/>
        <w:right w:val="none" w:sz="0" w:space="0" w:color="auto"/>
      </w:divBdr>
    </w:div>
    <w:div w:id="364596977">
      <w:bodyDiv w:val="1"/>
      <w:marLeft w:val="0"/>
      <w:marRight w:val="0"/>
      <w:marTop w:val="0"/>
      <w:marBottom w:val="0"/>
      <w:divBdr>
        <w:top w:val="none" w:sz="0" w:space="0" w:color="auto"/>
        <w:left w:val="none" w:sz="0" w:space="0" w:color="auto"/>
        <w:bottom w:val="none" w:sz="0" w:space="0" w:color="auto"/>
        <w:right w:val="none" w:sz="0" w:space="0" w:color="auto"/>
      </w:divBdr>
      <w:divsChild>
        <w:div w:id="529876340">
          <w:marLeft w:val="-300"/>
          <w:marRight w:val="-300"/>
          <w:marTop w:val="360"/>
          <w:marBottom w:val="360"/>
          <w:divBdr>
            <w:top w:val="none" w:sz="0" w:space="0" w:color="auto"/>
            <w:left w:val="none" w:sz="0" w:space="0" w:color="auto"/>
            <w:bottom w:val="none" w:sz="0" w:space="0" w:color="auto"/>
            <w:right w:val="none" w:sz="0" w:space="0" w:color="auto"/>
          </w:divBdr>
        </w:div>
      </w:divsChild>
    </w:div>
    <w:div w:id="372341384">
      <w:bodyDiv w:val="1"/>
      <w:marLeft w:val="0"/>
      <w:marRight w:val="0"/>
      <w:marTop w:val="0"/>
      <w:marBottom w:val="0"/>
      <w:divBdr>
        <w:top w:val="none" w:sz="0" w:space="0" w:color="auto"/>
        <w:left w:val="none" w:sz="0" w:space="0" w:color="auto"/>
        <w:bottom w:val="none" w:sz="0" w:space="0" w:color="auto"/>
        <w:right w:val="none" w:sz="0" w:space="0" w:color="auto"/>
      </w:divBdr>
    </w:div>
    <w:div w:id="398675615">
      <w:bodyDiv w:val="1"/>
      <w:marLeft w:val="0"/>
      <w:marRight w:val="0"/>
      <w:marTop w:val="0"/>
      <w:marBottom w:val="0"/>
      <w:divBdr>
        <w:top w:val="none" w:sz="0" w:space="0" w:color="auto"/>
        <w:left w:val="none" w:sz="0" w:space="0" w:color="auto"/>
        <w:bottom w:val="none" w:sz="0" w:space="0" w:color="auto"/>
        <w:right w:val="none" w:sz="0" w:space="0" w:color="auto"/>
      </w:divBdr>
      <w:divsChild>
        <w:div w:id="2106531009">
          <w:marLeft w:val="0"/>
          <w:marRight w:val="0"/>
          <w:marTop w:val="0"/>
          <w:marBottom w:val="0"/>
          <w:divBdr>
            <w:top w:val="none" w:sz="0" w:space="0" w:color="auto"/>
            <w:left w:val="none" w:sz="0" w:space="0" w:color="auto"/>
            <w:bottom w:val="none" w:sz="0" w:space="0" w:color="auto"/>
            <w:right w:val="none" w:sz="0" w:space="0" w:color="auto"/>
          </w:divBdr>
          <w:divsChild>
            <w:div w:id="491873004">
              <w:marLeft w:val="0"/>
              <w:marRight w:val="0"/>
              <w:marTop w:val="0"/>
              <w:marBottom w:val="0"/>
              <w:divBdr>
                <w:top w:val="none" w:sz="0" w:space="0" w:color="auto"/>
                <w:left w:val="none" w:sz="0" w:space="0" w:color="auto"/>
                <w:bottom w:val="none" w:sz="0" w:space="0" w:color="auto"/>
                <w:right w:val="none" w:sz="0" w:space="0" w:color="auto"/>
              </w:divBdr>
            </w:div>
            <w:div w:id="702557559">
              <w:marLeft w:val="0"/>
              <w:marRight w:val="0"/>
              <w:marTop w:val="0"/>
              <w:marBottom w:val="0"/>
              <w:divBdr>
                <w:top w:val="none" w:sz="0" w:space="0" w:color="auto"/>
                <w:left w:val="none" w:sz="0" w:space="0" w:color="auto"/>
                <w:bottom w:val="none" w:sz="0" w:space="0" w:color="auto"/>
                <w:right w:val="none" w:sz="0" w:space="0" w:color="auto"/>
              </w:divBdr>
            </w:div>
            <w:div w:id="983657801">
              <w:marLeft w:val="0"/>
              <w:marRight w:val="0"/>
              <w:marTop w:val="0"/>
              <w:marBottom w:val="0"/>
              <w:divBdr>
                <w:top w:val="none" w:sz="0" w:space="0" w:color="auto"/>
                <w:left w:val="none" w:sz="0" w:space="0" w:color="auto"/>
                <w:bottom w:val="none" w:sz="0" w:space="0" w:color="auto"/>
                <w:right w:val="none" w:sz="0" w:space="0" w:color="auto"/>
              </w:divBdr>
            </w:div>
            <w:div w:id="1107769732">
              <w:marLeft w:val="0"/>
              <w:marRight w:val="0"/>
              <w:marTop w:val="0"/>
              <w:marBottom w:val="0"/>
              <w:divBdr>
                <w:top w:val="none" w:sz="0" w:space="0" w:color="auto"/>
                <w:left w:val="none" w:sz="0" w:space="0" w:color="auto"/>
                <w:bottom w:val="none" w:sz="0" w:space="0" w:color="auto"/>
                <w:right w:val="none" w:sz="0" w:space="0" w:color="auto"/>
              </w:divBdr>
            </w:div>
            <w:div w:id="358628135">
              <w:marLeft w:val="0"/>
              <w:marRight w:val="0"/>
              <w:marTop w:val="0"/>
              <w:marBottom w:val="0"/>
              <w:divBdr>
                <w:top w:val="none" w:sz="0" w:space="0" w:color="auto"/>
                <w:left w:val="none" w:sz="0" w:space="0" w:color="auto"/>
                <w:bottom w:val="none" w:sz="0" w:space="0" w:color="auto"/>
                <w:right w:val="none" w:sz="0" w:space="0" w:color="auto"/>
              </w:divBdr>
            </w:div>
            <w:div w:id="1366443703">
              <w:marLeft w:val="0"/>
              <w:marRight w:val="0"/>
              <w:marTop w:val="0"/>
              <w:marBottom w:val="0"/>
              <w:divBdr>
                <w:top w:val="none" w:sz="0" w:space="0" w:color="auto"/>
                <w:left w:val="none" w:sz="0" w:space="0" w:color="auto"/>
                <w:bottom w:val="none" w:sz="0" w:space="0" w:color="auto"/>
                <w:right w:val="none" w:sz="0" w:space="0" w:color="auto"/>
              </w:divBdr>
            </w:div>
            <w:div w:id="1685980502">
              <w:marLeft w:val="0"/>
              <w:marRight w:val="0"/>
              <w:marTop w:val="0"/>
              <w:marBottom w:val="0"/>
              <w:divBdr>
                <w:top w:val="none" w:sz="0" w:space="0" w:color="auto"/>
                <w:left w:val="none" w:sz="0" w:space="0" w:color="auto"/>
                <w:bottom w:val="none" w:sz="0" w:space="0" w:color="auto"/>
                <w:right w:val="none" w:sz="0" w:space="0" w:color="auto"/>
              </w:divBdr>
            </w:div>
            <w:div w:id="794176997">
              <w:marLeft w:val="0"/>
              <w:marRight w:val="0"/>
              <w:marTop w:val="0"/>
              <w:marBottom w:val="0"/>
              <w:divBdr>
                <w:top w:val="none" w:sz="0" w:space="0" w:color="auto"/>
                <w:left w:val="none" w:sz="0" w:space="0" w:color="auto"/>
                <w:bottom w:val="none" w:sz="0" w:space="0" w:color="auto"/>
                <w:right w:val="none" w:sz="0" w:space="0" w:color="auto"/>
              </w:divBdr>
            </w:div>
            <w:div w:id="884173270">
              <w:marLeft w:val="0"/>
              <w:marRight w:val="0"/>
              <w:marTop w:val="0"/>
              <w:marBottom w:val="0"/>
              <w:divBdr>
                <w:top w:val="none" w:sz="0" w:space="0" w:color="auto"/>
                <w:left w:val="none" w:sz="0" w:space="0" w:color="auto"/>
                <w:bottom w:val="none" w:sz="0" w:space="0" w:color="auto"/>
                <w:right w:val="none" w:sz="0" w:space="0" w:color="auto"/>
              </w:divBdr>
            </w:div>
            <w:div w:id="1860702405">
              <w:marLeft w:val="0"/>
              <w:marRight w:val="0"/>
              <w:marTop w:val="0"/>
              <w:marBottom w:val="0"/>
              <w:divBdr>
                <w:top w:val="none" w:sz="0" w:space="0" w:color="auto"/>
                <w:left w:val="none" w:sz="0" w:space="0" w:color="auto"/>
                <w:bottom w:val="none" w:sz="0" w:space="0" w:color="auto"/>
                <w:right w:val="none" w:sz="0" w:space="0" w:color="auto"/>
              </w:divBdr>
            </w:div>
            <w:div w:id="1548685038">
              <w:marLeft w:val="0"/>
              <w:marRight w:val="0"/>
              <w:marTop w:val="0"/>
              <w:marBottom w:val="0"/>
              <w:divBdr>
                <w:top w:val="none" w:sz="0" w:space="0" w:color="auto"/>
                <w:left w:val="none" w:sz="0" w:space="0" w:color="auto"/>
                <w:bottom w:val="none" w:sz="0" w:space="0" w:color="auto"/>
                <w:right w:val="none" w:sz="0" w:space="0" w:color="auto"/>
              </w:divBdr>
            </w:div>
            <w:div w:id="1438675058">
              <w:marLeft w:val="0"/>
              <w:marRight w:val="0"/>
              <w:marTop w:val="0"/>
              <w:marBottom w:val="0"/>
              <w:divBdr>
                <w:top w:val="none" w:sz="0" w:space="0" w:color="auto"/>
                <w:left w:val="none" w:sz="0" w:space="0" w:color="auto"/>
                <w:bottom w:val="none" w:sz="0" w:space="0" w:color="auto"/>
                <w:right w:val="none" w:sz="0" w:space="0" w:color="auto"/>
              </w:divBdr>
            </w:div>
            <w:div w:id="1687444926">
              <w:marLeft w:val="0"/>
              <w:marRight w:val="0"/>
              <w:marTop w:val="0"/>
              <w:marBottom w:val="0"/>
              <w:divBdr>
                <w:top w:val="none" w:sz="0" w:space="0" w:color="auto"/>
                <w:left w:val="none" w:sz="0" w:space="0" w:color="auto"/>
                <w:bottom w:val="none" w:sz="0" w:space="0" w:color="auto"/>
                <w:right w:val="none" w:sz="0" w:space="0" w:color="auto"/>
              </w:divBdr>
            </w:div>
            <w:div w:id="2024165603">
              <w:marLeft w:val="0"/>
              <w:marRight w:val="0"/>
              <w:marTop w:val="0"/>
              <w:marBottom w:val="0"/>
              <w:divBdr>
                <w:top w:val="none" w:sz="0" w:space="0" w:color="auto"/>
                <w:left w:val="none" w:sz="0" w:space="0" w:color="auto"/>
                <w:bottom w:val="none" w:sz="0" w:space="0" w:color="auto"/>
                <w:right w:val="none" w:sz="0" w:space="0" w:color="auto"/>
              </w:divBdr>
            </w:div>
            <w:div w:id="583882257">
              <w:marLeft w:val="0"/>
              <w:marRight w:val="0"/>
              <w:marTop w:val="0"/>
              <w:marBottom w:val="0"/>
              <w:divBdr>
                <w:top w:val="none" w:sz="0" w:space="0" w:color="auto"/>
                <w:left w:val="none" w:sz="0" w:space="0" w:color="auto"/>
                <w:bottom w:val="none" w:sz="0" w:space="0" w:color="auto"/>
                <w:right w:val="none" w:sz="0" w:space="0" w:color="auto"/>
              </w:divBdr>
            </w:div>
            <w:div w:id="17970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9025">
      <w:bodyDiv w:val="1"/>
      <w:marLeft w:val="0"/>
      <w:marRight w:val="0"/>
      <w:marTop w:val="0"/>
      <w:marBottom w:val="0"/>
      <w:divBdr>
        <w:top w:val="none" w:sz="0" w:space="0" w:color="auto"/>
        <w:left w:val="none" w:sz="0" w:space="0" w:color="auto"/>
        <w:bottom w:val="none" w:sz="0" w:space="0" w:color="auto"/>
        <w:right w:val="none" w:sz="0" w:space="0" w:color="auto"/>
      </w:divBdr>
      <w:divsChild>
        <w:div w:id="497577956">
          <w:marLeft w:val="0"/>
          <w:marRight w:val="0"/>
          <w:marTop w:val="0"/>
          <w:marBottom w:val="0"/>
          <w:divBdr>
            <w:top w:val="none" w:sz="0" w:space="0" w:color="auto"/>
            <w:left w:val="none" w:sz="0" w:space="0" w:color="auto"/>
            <w:bottom w:val="none" w:sz="0" w:space="0" w:color="auto"/>
            <w:right w:val="none" w:sz="0" w:space="0" w:color="auto"/>
          </w:divBdr>
          <w:divsChild>
            <w:div w:id="1299530370">
              <w:marLeft w:val="0"/>
              <w:marRight w:val="0"/>
              <w:marTop w:val="0"/>
              <w:marBottom w:val="0"/>
              <w:divBdr>
                <w:top w:val="none" w:sz="0" w:space="0" w:color="auto"/>
                <w:left w:val="none" w:sz="0" w:space="0" w:color="auto"/>
                <w:bottom w:val="none" w:sz="0" w:space="0" w:color="auto"/>
                <w:right w:val="none" w:sz="0" w:space="0" w:color="auto"/>
              </w:divBdr>
            </w:div>
            <w:div w:id="338772486">
              <w:marLeft w:val="0"/>
              <w:marRight w:val="0"/>
              <w:marTop w:val="0"/>
              <w:marBottom w:val="0"/>
              <w:divBdr>
                <w:top w:val="none" w:sz="0" w:space="0" w:color="auto"/>
                <w:left w:val="none" w:sz="0" w:space="0" w:color="auto"/>
                <w:bottom w:val="none" w:sz="0" w:space="0" w:color="auto"/>
                <w:right w:val="none" w:sz="0" w:space="0" w:color="auto"/>
              </w:divBdr>
            </w:div>
            <w:div w:id="185682394">
              <w:marLeft w:val="0"/>
              <w:marRight w:val="0"/>
              <w:marTop w:val="0"/>
              <w:marBottom w:val="0"/>
              <w:divBdr>
                <w:top w:val="none" w:sz="0" w:space="0" w:color="auto"/>
                <w:left w:val="none" w:sz="0" w:space="0" w:color="auto"/>
                <w:bottom w:val="none" w:sz="0" w:space="0" w:color="auto"/>
                <w:right w:val="none" w:sz="0" w:space="0" w:color="auto"/>
              </w:divBdr>
            </w:div>
            <w:div w:id="1471555163">
              <w:marLeft w:val="0"/>
              <w:marRight w:val="0"/>
              <w:marTop w:val="0"/>
              <w:marBottom w:val="0"/>
              <w:divBdr>
                <w:top w:val="none" w:sz="0" w:space="0" w:color="auto"/>
                <w:left w:val="none" w:sz="0" w:space="0" w:color="auto"/>
                <w:bottom w:val="none" w:sz="0" w:space="0" w:color="auto"/>
                <w:right w:val="none" w:sz="0" w:space="0" w:color="auto"/>
              </w:divBdr>
            </w:div>
            <w:div w:id="1909025399">
              <w:marLeft w:val="0"/>
              <w:marRight w:val="0"/>
              <w:marTop w:val="0"/>
              <w:marBottom w:val="0"/>
              <w:divBdr>
                <w:top w:val="none" w:sz="0" w:space="0" w:color="auto"/>
                <w:left w:val="none" w:sz="0" w:space="0" w:color="auto"/>
                <w:bottom w:val="none" w:sz="0" w:space="0" w:color="auto"/>
                <w:right w:val="none" w:sz="0" w:space="0" w:color="auto"/>
              </w:divBdr>
            </w:div>
            <w:div w:id="93475319">
              <w:marLeft w:val="0"/>
              <w:marRight w:val="0"/>
              <w:marTop w:val="0"/>
              <w:marBottom w:val="0"/>
              <w:divBdr>
                <w:top w:val="none" w:sz="0" w:space="0" w:color="auto"/>
                <w:left w:val="none" w:sz="0" w:space="0" w:color="auto"/>
                <w:bottom w:val="none" w:sz="0" w:space="0" w:color="auto"/>
                <w:right w:val="none" w:sz="0" w:space="0" w:color="auto"/>
              </w:divBdr>
            </w:div>
            <w:div w:id="151725430">
              <w:marLeft w:val="0"/>
              <w:marRight w:val="0"/>
              <w:marTop w:val="0"/>
              <w:marBottom w:val="0"/>
              <w:divBdr>
                <w:top w:val="none" w:sz="0" w:space="0" w:color="auto"/>
                <w:left w:val="none" w:sz="0" w:space="0" w:color="auto"/>
                <w:bottom w:val="none" w:sz="0" w:space="0" w:color="auto"/>
                <w:right w:val="none" w:sz="0" w:space="0" w:color="auto"/>
              </w:divBdr>
            </w:div>
            <w:div w:id="584462756">
              <w:marLeft w:val="0"/>
              <w:marRight w:val="0"/>
              <w:marTop w:val="0"/>
              <w:marBottom w:val="0"/>
              <w:divBdr>
                <w:top w:val="none" w:sz="0" w:space="0" w:color="auto"/>
                <w:left w:val="none" w:sz="0" w:space="0" w:color="auto"/>
                <w:bottom w:val="none" w:sz="0" w:space="0" w:color="auto"/>
                <w:right w:val="none" w:sz="0" w:space="0" w:color="auto"/>
              </w:divBdr>
            </w:div>
            <w:div w:id="1717705682">
              <w:marLeft w:val="0"/>
              <w:marRight w:val="0"/>
              <w:marTop w:val="0"/>
              <w:marBottom w:val="0"/>
              <w:divBdr>
                <w:top w:val="none" w:sz="0" w:space="0" w:color="auto"/>
                <w:left w:val="none" w:sz="0" w:space="0" w:color="auto"/>
                <w:bottom w:val="none" w:sz="0" w:space="0" w:color="auto"/>
                <w:right w:val="none" w:sz="0" w:space="0" w:color="auto"/>
              </w:divBdr>
            </w:div>
            <w:div w:id="1668751057">
              <w:marLeft w:val="0"/>
              <w:marRight w:val="0"/>
              <w:marTop w:val="0"/>
              <w:marBottom w:val="0"/>
              <w:divBdr>
                <w:top w:val="none" w:sz="0" w:space="0" w:color="auto"/>
                <w:left w:val="none" w:sz="0" w:space="0" w:color="auto"/>
                <w:bottom w:val="none" w:sz="0" w:space="0" w:color="auto"/>
                <w:right w:val="none" w:sz="0" w:space="0" w:color="auto"/>
              </w:divBdr>
            </w:div>
            <w:div w:id="1088116211">
              <w:marLeft w:val="0"/>
              <w:marRight w:val="0"/>
              <w:marTop w:val="0"/>
              <w:marBottom w:val="0"/>
              <w:divBdr>
                <w:top w:val="none" w:sz="0" w:space="0" w:color="auto"/>
                <w:left w:val="none" w:sz="0" w:space="0" w:color="auto"/>
                <w:bottom w:val="none" w:sz="0" w:space="0" w:color="auto"/>
                <w:right w:val="none" w:sz="0" w:space="0" w:color="auto"/>
              </w:divBdr>
            </w:div>
            <w:div w:id="1649286504">
              <w:marLeft w:val="0"/>
              <w:marRight w:val="0"/>
              <w:marTop w:val="0"/>
              <w:marBottom w:val="0"/>
              <w:divBdr>
                <w:top w:val="none" w:sz="0" w:space="0" w:color="auto"/>
                <w:left w:val="none" w:sz="0" w:space="0" w:color="auto"/>
                <w:bottom w:val="none" w:sz="0" w:space="0" w:color="auto"/>
                <w:right w:val="none" w:sz="0" w:space="0" w:color="auto"/>
              </w:divBdr>
            </w:div>
            <w:div w:id="885067847">
              <w:marLeft w:val="0"/>
              <w:marRight w:val="0"/>
              <w:marTop w:val="0"/>
              <w:marBottom w:val="0"/>
              <w:divBdr>
                <w:top w:val="none" w:sz="0" w:space="0" w:color="auto"/>
                <w:left w:val="none" w:sz="0" w:space="0" w:color="auto"/>
                <w:bottom w:val="none" w:sz="0" w:space="0" w:color="auto"/>
                <w:right w:val="none" w:sz="0" w:space="0" w:color="auto"/>
              </w:divBdr>
            </w:div>
            <w:div w:id="2066367238">
              <w:marLeft w:val="0"/>
              <w:marRight w:val="0"/>
              <w:marTop w:val="0"/>
              <w:marBottom w:val="0"/>
              <w:divBdr>
                <w:top w:val="none" w:sz="0" w:space="0" w:color="auto"/>
                <w:left w:val="none" w:sz="0" w:space="0" w:color="auto"/>
                <w:bottom w:val="none" w:sz="0" w:space="0" w:color="auto"/>
                <w:right w:val="none" w:sz="0" w:space="0" w:color="auto"/>
              </w:divBdr>
            </w:div>
            <w:div w:id="123601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3965">
      <w:bodyDiv w:val="1"/>
      <w:marLeft w:val="0"/>
      <w:marRight w:val="0"/>
      <w:marTop w:val="0"/>
      <w:marBottom w:val="0"/>
      <w:divBdr>
        <w:top w:val="none" w:sz="0" w:space="0" w:color="auto"/>
        <w:left w:val="none" w:sz="0" w:space="0" w:color="auto"/>
        <w:bottom w:val="none" w:sz="0" w:space="0" w:color="auto"/>
        <w:right w:val="none" w:sz="0" w:space="0" w:color="auto"/>
      </w:divBdr>
      <w:divsChild>
        <w:div w:id="2129349564">
          <w:marLeft w:val="0"/>
          <w:marRight w:val="0"/>
          <w:marTop w:val="0"/>
          <w:marBottom w:val="0"/>
          <w:divBdr>
            <w:top w:val="none" w:sz="0" w:space="0" w:color="auto"/>
            <w:left w:val="none" w:sz="0" w:space="0" w:color="auto"/>
            <w:bottom w:val="none" w:sz="0" w:space="0" w:color="auto"/>
            <w:right w:val="none" w:sz="0" w:space="0" w:color="auto"/>
          </w:divBdr>
          <w:divsChild>
            <w:div w:id="1557737554">
              <w:marLeft w:val="0"/>
              <w:marRight w:val="0"/>
              <w:marTop w:val="0"/>
              <w:marBottom w:val="0"/>
              <w:divBdr>
                <w:top w:val="none" w:sz="0" w:space="0" w:color="auto"/>
                <w:left w:val="none" w:sz="0" w:space="0" w:color="auto"/>
                <w:bottom w:val="none" w:sz="0" w:space="0" w:color="auto"/>
                <w:right w:val="none" w:sz="0" w:space="0" w:color="auto"/>
              </w:divBdr>
            </w:div>
            <w:div w:id="1056471954">
              <w:marLeft w:val="0"/>
              <w:marRight w:val="0"/>
              <w:marTop w:val="0"/>
              <w:marBottom w:val="0"/>
              <w:divBdr>
                <w:top w:val="none" w:sz="0" w:space="0" w:color="auto"/>
                <w:left w:val="none" w:sz="0" w:space="0" w:color="auto"/>
                <w:bottom w:val="none" w:sz="0" w:space="0" w:color="auto"/>
                <w:right w:val="none" w:sz="0" w:space="0" w:color="auto"/>
              </w:divBdr>
            </w:div>
            <w:div w:id="1145659096">
              <w:marLeft w:val="0"/>
              <w:marRight w:val="0"/>
              <w:marTop w:val="0"/>
              <w:marBottom w:val="0"/>
              <w:divBdr>
                <w:top w:val="none" w:sz="0" w:space="0" w:color="auto"/>
                <w:left w:val="none" w:sz="0" w:space="0" w:color="auto"/>
                <w:bottom w:val="none" w:sz="0" w:space="0" w:color="auto"/>
                <w:right w:val="none" w:sz="0" w:space="0" w:color="auto"/>
              </w:divBdr>
            </w:div>
            <w:div w:id="954560629">
              <w:marLeft w:val="0"/>
              <w:marRight w:val="0"/>
              <w:marTop w:val="0"/>
              <w:marBottom w:val="0"/>
              <w:divBdr>
                <w:top w:val="none" w:sz="0" w:space="0" w:color="auto"/>
                <w:left w:val="none" w:sz="0" w:space="0" w:color="auto"/>
                <w:bottom w:val="none" w:sz="0" w:space="0" w:color="auto"/>
                <w:right w:val="none" w:sz="0" w:space="0" w:color="auto"/>
              </w:divBdr>
            </w:div>
            <w:div w:id="1519544285">
              <w:marLeft w:val="0"/>
              <w:marRight w:val="0"/>
              <w:marTop w:val="0"/>
              <w:marBottom w:val="0"/>
              <w:divBdr>
                <w:top w:val="none" w:sz="0" w:space="0" w:color="auto"/>
                <w:left w:val="none" w:sz="0" w:space="0" w:color="auto"/>
                <w:bottom w:val="none" w:sz="0" w:space="0" w:color="auto"/>
                <w:right w:val="none" w:sz="0" w:space="0" w:color="auto"/>
              </w:divBdr>
            </w:div>
            <w:div w:id="932009242">
              <w:marLeft w:val="0"/>
              <w:marRight w:val="0"/>
              <w:marTop w:val="0"/>
              <w:marBottom w:val="0"/>
              <w:divBdr>
                <w:top w:val="none" w:sz="0" w:space="0" w:color="auto"/>
                <w:left w:val="none" w:sz="0" w:space="0" w:color="auto"/>
                <w:bottom w:val="none" w:sz="0" w:space="0" w:color="auto"/>
                <w:right w:val="none" w:sz="0" w:space="0" w:color="auto"/>
              </w:divBdr>
            </w:div>
            <w:div w:id="1780375558">
              <w:marLeft w:val="0"/>
              <w:marRight w:val="0"/>
              <w:marTop w:val="0"/>
              <w:marBottom w:val="0"/>
              <w:divBdr>
                <w:top w:val="none" w:sz="0" w:space="0" w:color="auto"/>
                <w:left w:val="none" w:sz="0" w:space="0" w:color="auto"/>
                <w:bottom w:val="none" w:sz="0" w:space="0" w:color="auto"/>
                <w:right w:val="none" w:sz="0" w:space="0" w:color="auto"/>
              </w:divBdr>
            </w:div>
            <w:div w:id="1729959259">
              <w:marLeft w:val="0"/>
              <w:marRight w:val="0"/>
              <w:marTop w:val="0"/>
              <w:marBottom w:val="0"/>
              <w:divBdr>
                <w:top w:val="none" w:sz="0" w:space="0" w:color="auto"/>
                <w:left w:val="none" w:sz="0" w:space="0" w:color="auto"/>
                <w:bottom w:val="none" w:sz="0" w:space="0" w:color="auto"/>
                <w:right w:val="none" w:sz="0" w:space="0" w:color="auto"/>
              </w:divBdr>
            </w:div>
            <w:div w:id="1225487137">
              <w:marLeft w:val="0"/>
              <w:marRight w:val="0"/>
              <w:marTop w:val="0"/>
              <w:marBottom w:val="0"/>
              <w:divBdr>
                <w:top w:val="none" w:sz="0" w:space="0" w:color="auto"/>
                <w:left w:val="none" w:sz="0" w:space="0" w:color="auto"/>
                <w:bottom w:val="none" w:sz="0" w:space="0" w:color="auto"/>
                <w:right w:val="none" w:sz="0" w:space="0" w:color="auto"/>
              </w:divBdr>
            </w:div>
            <w:div w:id="1478839589">
              <w:marLeft w:val="0"/>
              <w:marRight w:val="0"/>
              <w:marTop w:val="0"/>
              <w:marBottom w:val="0"/>
              <w:divBdr>
                <w:top w:val="none" w:sz="0" w:space="0" w:color="auto"/>
                <w:left w:val="none" w:sz="0" w:space="0" w:color="auto"/>
                <w:bottom w:val="none" w:sz="0" w:space="0" w:color="auto"/>
                <w:right w:val="none" w:sz="0" w:space="0" w:color="auto"/>
              </w:divBdr>
            </w:div>
            <w:div w:id="282810321">
              <w:marLeft w:val="0"/>
              <w:marRight w:val="0"/>
              <w:marTop w:val="0"/>
              <w:marBottom w:val="0"/>
              <w:divBdr>
                <w:top w:val="none" w:sz="0" w:space="0" w:color="auto"/>
                <w:left w:val="none" w:sz="0" w:space="0" w:color="auto"/>
                <w:bottom w:val="none" w:sz="0" w:space="0" w:color="auto"/>
                <w:right w:val="none" w:sz="0" w:space="0" w:color="auto"/>
              </w:divBdr>
            </w:div>
            <w:div w:id="338654196">
              <w:marLeft w:val="0"/>
              <w:marRight w:val="0"/>
              <w:marTop w:val="0"/>
              <w:marBottom w:val="0"/>
              <w:divBdr>
                <w:top w:val="none" w:sz="0" w:space="0" w:color="auto"/>
                <w:left w:val="none" w:sz="0" w:space="0" w:color="auto"/>
                <w:bottom w:val="none" w:sz="0" w:space="0" w:color="auto"/>
                <w:right w:val="none" w:sz="0" w:space="0" w:color="auto"/>
              </w:divBdr>
            </w:div>
            <w:div w:id="298154037">
              <w:marLeft w:val="0"/>
              <w:marRight w:val="0"/>
              <w:marTop w:val="0"/>
              <w:marBottom w:val="0"/>
              <w:divBdr>
                <w:top w:val="none" w:sz="0" w:space="0" w:color="auto"/>
                <w:left w:val="none" w:sz="0" w:space="0" w:color="auto"/>
                <w:bottom w:val="none" w:sz="0" w:space="0" w:color="auto"/>
                <w:right w:val="none" w:sz="0" w:space="0" w:color="auto"/>
              </w:divBdr>
            </w:div>
            <w:div w:id="1126193280">
              <w:marLeft w:val="0"/>
              <w:marRight w:val="0"/>
              <w:marTop w:val="0"/>
              <w:marBottom w:val="0"/>
              <w:divBdr>
                <w:top w:val="none" w:sz="0" w:space="0" w:color="auto"/>
                <w:left w:val="none" w:sz="0" w:space="0" w:color="auto"/>
                <w:bottom w:val="none" w:sz="0" w:space="0" w:color="auto"/>
                <w:right w:val="none" w:sz="0" w:space="0" w:color="auto"/>
              </w:divBdr>
            </w:div>
            <w:div w:id="1053771251">
              <w:marLeft w:val="0"/>
              <w:marRight w:val="0"/>
              <w:marTop w:val="0"/>
              <w:marBottom w:val="0"/>
              <w:divBdr>
                <w:top w:val="none" w:sz="0" w:space="0" w:color="auto"/>
                <w:left w:val="none" w:sz="0" w:space="0" w:color="auto"/>
                <w:bottom w:val="none" w:sz="0" w:space="0" w:color="auto"/>
                <w:right w:val="none" w:sz="0" w:space="0" w:color="auto"/>
              </w:divBdr>
            </w:div>
            <w:div w:id="349140642">
              <w:marLeft w:val="0"/>
              <w:marRight w:val="0"/>
              <w:marTop w:val="0"/>
              <w:marBottom w:val="0"/>
              <w:divBdr>
                <w:top w:val="none" w:sz="0" w:space="0" w:color="auto"/>
                <w:left w:val="none" w:sz="0" w:space="0" w:color="auto"/>
                <w:bottom w:val="none" w:sz="0" w:space="0" w:color="auto"/>
                <w:right w:val="none" w:sz="0" w:space="0" w:color="auto"/>
              </w:divBdr>
            </w:div>
            <w:div w:id="1119030435">
              <w:marLeft w:val="0"/>
              <w:marRight w:val="0"/>
              <w:marTop w:val="0"/>
              <w:marBottom w:val="0"/>
              <w:divBdr>
                <w:top w:val="none" w:sz="0" w:space="0" w:color="auto"/>
                <w:left w:val="none" w:sz="0" w:space="0" w:color="auto"/>
                <w:bottom w:val="none" w:sz="0" w:space="0" w:color="auto"/>
                <w:right w:val="none" w:sz="0" w:space="0" w:color="auto"/>
              </w:divBdr>
            </w:div>
            <w:div w:id="1541237474">
              <w:marLeft w:val="0"/>
              <w:marRight w:val="0"/>
              <w:marTop w:val="0"/>
              <w:marBottom w:val="0"/>
              <w:divBdr>
                <w:top w:val="none" w:sz="0" w:space="0" w:color="auto"/>
                <w:left w:val="none" w:sz="0" w:space="0" w:color="auto"/>
                <w:bottom w:val="none" w:sz="0" w:space="0" w:color="auto"/>
                <w:right w:val="none" w:sz="0" w:space="0" w:color="auto"/>
              </w:divBdr>
            </w:div>
            <w:div w:id="433135596">
              <w:marLeft w:val="0"/>
              <w:marRight w:val="0"/>
              <w:marTop w:val="0"/>
              <w:marBottom w:val="0"/>
              <w:divBdr>
                <w:top w:val="none" w:sz="0" w:space="0" w:color="auto"/>
                <w:left w:val="none" w:sz="0" w:space="0" w:color="auto"/>
                <w:bottom w:val="none" w:sz="0" w:space="0" w:color="auto"/>
                <w:right w:val="none" w:sz="0" w:space="0" w:color="auto"/>
              </w:divBdr>
            </w:div>
            <w:div w:id="105277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4109">
      <w:bodyDiv w:val="1"/>
      <w:marLeft w:val="0"/>
      <w:marRight w:val="0"/>
      <w:marTop w:val="0"/>
      <w:marBottom w:val="0"/>
      <w:divBdr>
        <w:top w:val="none" w:sz="0" w:space="0" w:color="auto"/>
        <w:left w:val="none" w:sz="0" w:space="0" w:color="auto"/>
        <w:bottom w:val="none" w:sz="0" w:space="0" w:color="auto"/>
        <w:right w:val="none" w:sz="0" w:space="0" w:color="auto"/>
      </w:divBdr>
      <w:divsChild>
        <w:div w:id="2038507920">
          <w:marLeft w:val="0"/>
          <w:marRight w:val="0"/>
          <w:marTop w:val="0"/>
          <w:marBottom w:val="0"/>
          <w:divBdr>
            <w:top w:val="none" w:sz="0" w:space="0" w:color="auto"/>
            <w:left w:val="none" w:sz="0" w:space="0" w:color="auto"/>
            <w:bottom w:val="none" w:sz="0" w:space="0" w:color="auto"/>
            <w:right w:val="none" w:sz="0" w:space="0" w:color="auto"/>
          </w:divBdr>
          <w:divsChild>
            <w:div w:id="1692686703">
              <w:marLeft w:val="0"/>
              <w:marRight w:val="0"/>
              <w:marTop w:val="0"/>
              <w:marBottom w:val="0"/>
              <w:divBdr>
                <w:top w:val="none" w:sz="0" w:space="0" w:color="auto"/>
                <w:left w:val="none" w:sz="0" w:space="0" w:color="auto"/>
                <w:bottom w:val="none" w:sz="0" w:space="0" w:color="auto"/>
                <w:right w:val="none" w:sz="0" w:space="0" w:color="auto"/>
              </w:divBdr>
            </w:div>
            <w:div w:id="486284171">
              <w:marLeft w:val="0"/>
              <w:marRight w:val="0"/>
              <w:marTop w:val="0"/>
              <w:marBottom w:val="0"/>
              <w:divBdr>
                <w:top w:val="none" w:sz="0" w:space="0" w:color="auto"/>
                <w:left w:val="none" w:sz="0" w:space="0" w:color="auto"/>
                <w:bottom w:val="none" w:sz="0" w:space="0" w:color="auto"/>
                <w:right w:val="none" w:sz="0" w:space="0" w:color="auto"/>
              </w:divBdr>
            </w:div>
            <w:div w:id="999238891">
              <w:marLeft w:val="0"/>
              <w:marRight w:val="0"/>
              <w:marTop w:val="0"/>
              <w:marBottom w:val="0"/>
              <w:divBdr>
                <w:top w:val="none" w:sz="0" w:space="0" w:color="auto"/>
                <w:left w:val="none" w:sz="0" w:space="0" w:color="auto"/>
                <w:bottom w:val="none" w:sz="0" w:space="0" w:color="auto"/>
                <w:right w:val="none" w:sz="0" w:space="0" w:color="auto"/>
              </w:divBdr>
            </w:div>
            <w:div w:id="1472359026">
              <w:marLeft w:val="0"/>
              <w:marRight w:val="0"/>
              <w:marTop w:val="0"/>
              <w:marBottom w:val="0"/>
              <w:divBdr>
                <w:top w:val="none" w:sz="0" w:space="0" w:color="auto"/>
                <w:left w:val="none" w:sz="0" w:space="0" w:color="auto"/>
                <w:bottom w:val="none" w:sz="0" w:space="0" w:color="auto"/>
                <w:right w:val="none" w:sz="0" w:space="0" w:color="auto"/>
              </w:divBdr>
            </w:div>
            <w:div w:id="1060978141">
              <w:marLeft w:val="0"/>
              <w:marRight w:val="0"/>
              <w:marTop w:val="0"/>
              <w:marBottom w:val="0"/>
              <w:divBdr>
                <w:top w:val="none" w:sz="0" w:space="0" w:color="auto"/>
                <w:left w:val="none" w:sz="0" w:space="0" w:color="auto"/>
                <w:bottom w:val="none" w:sz="0" w:space="0" w:color="auto"/>
                <w:right w:val="none" w:sz="0" w:space="0" w:color="auto"/>
              </w:divBdr>
            </w:div>
            <w:div w:id="1320965111">
              <w:marLeft w:val="0"/>
              <w:marRight w:val="0"/>
              <w:marTop w:val="0"/>
              <w:marBottom w:val="0"/>
              <w:divBdr>
                <w:top w:val="none" w:sz="0" w:space="0" w:color="auto"/>
                <w:left w:val="none" w:sz="0" w:space="0" w:color="auto"/>
                <w:bottom w:val="none" w:sz="0" w:space="0" w:color="auto"/>
                <w:right w:val="none" w:sz="0" w:space="0" w:color="auto"/>
              </w:divBdr>
            </w:div>
            <w:div w:id="1219046939">
              <w:marLeft w:val="0"/>
              <w:marRight w:val="0"/>
              <w:marTop w:val="0"/>
              <w:marBottom w:val="0"/>
              <w:divBdr>
                <w:top w:val="none" w:sz="0" w:space="0" w:color="auto"/>
                <w:left w:val="none" w:sz="0" w:space="0" w:color="auto"/>
                <w:bottom w:val="none" w:sz="0" w:space="0" w:color="auto"/>
                <w:right w:val="none" w:sz="0" w:space="0" w:color="auto"/>
              </w:divBdr>
            </w:div>
            <w:div w:id="1631781250">
              <w:marLeft w:val="0"/>
              <w:marRight w:val="0"/>
              <w:marTop w:val="0"/>
              <w:marBottom w:val="0"/>
              <w:divBdr>
                <w:top w:val="none" w:sz="0" w:space="0" w:color="auto"/>
                <w:left w:val="none" w:sz="0" w:space="0" w:color="auto"/>
                <w:bottom w:val="none" w:sz="0" w:space="0" w:color="auto"/>
                <w:right w:val="none" w:sz="0" w:space="0" w:color="auto"/>
              </w:divBdr>
            </w:div>
            <w:div w:id="1542203835">
              <w:marLeft w:val="0"/>
              <w:marRight w:val="0"/>
              <w:marTop w:val="0"/>
              <w:marBottom w:val="0"/>
              <w:divBdr>
                <w:top w:val="none" w:sz="0" w:space="0" w:color="auto"/>
                <w:left w:val="none" w:sz="0" w:space="0" w:color="auto"/>
                <w:bottom w:val="none" w:sz="0" w:space="0" w:color="auto"/>
                <w:right w:val="none" w:sz="0" w:space="0" w:color="auto"/>
              </w:divBdr>
            </w:div>
            <w:div w:id="59670054">
              <w:marLeft w:val="0"/>
              <w:marRight w:val="0"/>
              <w:marTop w:val="0"/>
              <w:marBottom w:val="0"/>
              <w:divBdr>
                <w:top w:val="none" w:sz="0" w:space="0" w:color="auto"/>
                <w:left w:val="none" w:sz="0" w:space="0" w:color="auto"/>
                <w:bottom w:val="none" w:sz="0" w:space="0" w:color="auto"/>
                <w:right w:val="none" w:sz="0" w:space="0" w:color="auto"/>
              </w:divBdr>
            </w:div>
            <w:div w:id="785394394">
              <w:marLeft w:val="0"/>
              <w:marRight w:val="0"/>
              <w:marTop w:val="0"/>
              <w:marBottom w:val="0"/>
              <w:divBdr>
                <w:top w:val="none" w:sz="0" w:space="0" w:color="auto"/>
                <w:left w:val="none" w:sz="0" w:space="0" w:color="auto"/>
                <w:bottom w:val="none" w:sz="0" w:space="0" w:color="auto"/>
                <w:right w:val="none" w:sz="0" w:space="0" w:color="auto"/>
              </w:divBdr>
            </w:div>
            <w:div w:id="192620993">
              <w:marLeft w:val="0"/>
              <w:marRight w:val="0"/>
              <w:marTop w:val="0"/>
              <w:marBottom w:val="0"/>
              <w:divBdr>
                <w:top w:val="none" w:sz="0" w:space="0" w:color="auto"/>
                <w:left w:val="none" w:sz="0" w:space="0" w:color="auto"/>
                <w:bottom w:val="none" w:sz="0" w:space="0" w:color="auto"/>
                <w:right w:val="none" w:sz="0" w:space="0" w:color="auto"/>
              </w:divBdr>
            </w:div>
            <w:div w:id="1575356504">
              <w:marLeft w:val="0"/>
              <w:marRight w:val="0"/>
              <w:marTop w:val="0"/>
              <w:marBottom w:val="0"/>
              <w:divBdr>
                <w:top w:val="none" w:sz="0" w:space="0" w:color="auto"/>
                <w:left w:val="none" w:sz="0" w:space="0" w:color="auto"/>
                <w:bottom w:val="none" w:sz="0" w:space="0" w:color="auto"/>
                <w:right w:val="none" w:sz="0" w:space="0" w:color="auto"/>
              </w:divBdr>
            </w:div>
            <w:div w:id="411895466">
              <w:marLeft w:val="0"/>
              <w:marRight w:val="0"/>
              <w:marTop w:val="0"/>
              <w:marBottom w:val="0"/>
              <w:divBdr>
                <w:top w:val="none" w:sz="0" w:space="0" w:color="auto"/>
                <w:left w:val="none" w:sz="0" w:space="0" w:color="auto"/>
                <w:bottom w:val="none" w:sz="0" w:space="0" w:color="auto"/>
                <w:right w:val="none" w:sz="0" w:space="0" w:color="auto"/>
              </w:divBdr>
            </w:div>
            <w:div w:id="641235459">
              <w:marLeft w:val="0"/>
              <w:marRight w:val="0"/>
              <w:marTop w:val="0"/>
              <w:marBottom w:val="0"/>
              <w:divBdr>
                <w:top w:val="none" w:sz="0" w:space="0" w:color="auto"/>
                <w:left w:val="none" w:sz="0" w:space="0" w:color="auto"/>
                <w:bottom w:val="none" w:sz="0" w:space="0" w:color="auto"/>
                <w:right w:val="none" w:sz="0" w:space="0" w:color="auto"/>
              </w:divBdr>
            </w:div>
            <w:div w:id="1638799937">
              <w:marLeft w:val="0"/>
              <w:marRight w:val="0"/>
              <w:marTop w:val="0"/>
              <w:marBottom w:val="0"/>
              <w:divBdr>
                <w:top w:val="none" w:sz="0" w:space="0" w:color="auto"/>
                <w:left w:val="none" w:sz="0" w:space="0" w:color="auto"/>
                <w:bottom w:val="none" w:sz="0" w:space="0" w:color="auto"/>
                <w:right w:val="none" w:sz="0" w:space="0" w:color="auto"/>
              </w:divBdr>
            </w:div>
            <w:div w:id="1305430300">
              <w:marLeft w:val="0"/>
              <w:marRight w:val="0"/>
              <w:marTop w:val="0"/>
              <w:marBottom w:val="0"/>
              <w:divBdr>
                <w:top w:val="none" w:sz="0" w:space="0" w:color="auto"/>
                <w:left w:val="none" w:sz="0" w:space="0" w:color="auto"/>
                <w:bottom w:val="none" w:sz="0" w:space="0" w:color="auto"/>
                <w:right w:val="none" w:sz="0" w:space="0" w:color="auto"/>
              </w:divBdr>
            </w:div>
            <w:div w:id="1481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7344">
      <w:bodyDiv w:val="1"/>
      <w:marLeft w:val="0"/>
      <w:marRight w:val="0"/>
      <w:marTop w:val="0"/>
      <w:marBottom w:val="0"/>
      <w:divBdr>
        <w:top w:val="none" w:sz="0" w:space="0" w:color="auto"/>
        <w:left w:val="none" w:sz="0" w:space="0" w:color="auto"/>
        <w:bottom w:val="none" w:sz="0" w:space="0" w:color="auto"/>
        <w:right w:val="none" w:sz="0" w:space="0" w:color="auto"/>
      </w:divBdr>
    </w:div>
    <w:div w:id="438377207">
      <w:bodyDiv w:val="1"/>
      <w:marLeft w:val="0"/>
      <w:marRight w:val="0"/>
      <w:marTop w:val="0"/>
      <w:marBottom w:val="0"/>
      <w:divBdr>
        <w:top w:val="none" w:sz="0" w:space="0" w:color="auto"/>
        <w:left w:val="none" w:sz="0" w:space="0" w:color="auto"/>
        <w:bottom w:val="none" w:sz="0" w:space="0" w:color="auto"/>
        <w:right w:val="none" w:sz="0" w:space="0" w:color="auto"/>
      </w:divBdr>
      <w:divsChild>
        <w:div w:id="1429080339">
          <w:marLeft w:val="-300"/>
          <w:marRight w:val="-300"/>
          <w:marTop w:val="360"/>
          <w:marBottom w:val="360"/>
          <w:divBdr>
            <w:top w:val="none" w:sz="0" w:space="0" w:color="auto"/>
            <w:left w:val="none" w:sz="0" w:space="0" w:color="auto"/>
            <w:bottom w:val="none" w:sz="0" w:space="0" w:color="auto"/>
            <w:right w:val="none" w:sz="0" w:space="0" w:color="auto"/>
          </w:divBdr>
        </w:div>
      </w:divsChild>
    </w:div>
    <w:div w:id="439842967">
      <w:bodyDiv w:val="1"/>
      <w:marLeft w:val="0"/>
      <w:marRight w:val="0"/>
      <w:marTop w:val="0"/>
      <w:marBottom w:val="0"/>
      <w:divBdr>
        <w:top w:val="none" w:sz="0" w:space="0" w:color="auto"/>
        <w:left w:val="none" w:sz="0" w:space="0" w:color="auto"/>
        <w:bottom w:val="none" w:sz="0" w:space="0" w:color="auto"/>
        <w:right w:val="none" w:sz="0" w:space="0" w:color="auto"/>
      </w:divBdr>
    </w:div>
    <w:div w:id="443235493">
      <w:bodyDiv w:val="1"/>
      <w:marLeft w:val="0"/>
      <w:marRight w:val="0"/>
      <w:marTop w:val="0"/>
      <w:marBottom w:val="0"/>
      <w:divBdr>
        <w:top w:val="none" w:sz="0" w:space="0" w:color="auto"/>
        <w:left w:val="none" w:sz="0" w:space="0" w:color="auto"/>
        <w:bottom w:val="none" w:sz="0" w:space="0" w:color="auto"/>
        <w:right w:val="none" w:sz="0" w:space="0" w:color="auto"/>
      </w:divBdr>
    </w:div>
    <w:div w:id="444807016">
      <w:bodyDiv w:val="1"/>
      <w:marLeft w:val="0"/>
      <w:marRight w:val="0"/>
      <w:marTop w:val="0"/>
      <w:marBottom w:val="0"/>
      <w:divBdr>
        <w:top w:val="none" w:sz="0" w:space="0" w:color="auto"/>
        <w:left w:val="none" w:sz="0" w:space="0" w:color="auto"/>
        <w:bottom w:val="none" w:sz="0" w:space="0" w:color="auto"/>
        <w:right w:val="none" w:sz="0" w:space="0" w:color="auto"/>
      </w:divBdr>
      <w:divsChild>
        <w:div w:id="1710375468">
          <w:marLeft w:val="0"/>
          <w:marRight w:val="0"/>
          <w:marTop w:val="0"/>
          <w:marBottom w:val="0"/>
          <w:divBdr>
            <w:top w:val="none" w:sz="0" w:space="0" w:color="auto"/>
            <w:left w:val="none" w:sz="0" w:space="0" w:color="auto"/>
            <w:bottom w:val="none" w:sz="0" w:space="0" w:color="auto"/>
            <w:right w:val="none" w:sz="0" w:space="0" w:color="auto"/>
          </w:divBdr>
          <w:divsChild>
            <w:div w:id="832066780">
              <w:marLeft w:val="0"/>
              <w:marRight w:val="0"/>
              <w:marTop w:val="0"/>
              <w:marBottom w:val="0"/>
              <w:divBdr>
                <w:top w:val="none" w:sz="0" w:space="0" w:color="auto"/>
                <w:left w:val="none" w:sz="0" w:space="0" w:color="auto"/>
                <w:bottom w:val="none" w:sz="0" w:space="0" w:color="auto"/>
                <w:right w:val="none" w:sz="0" w:space="0" w:color="auto"/>
              </w:divBdr>
            </w:div>
            <w:div w:id="618687227">
              <w:marLeft w:val="0"/>
              <w:marRight w:val="0"/>
              <w:marTop w:val="0"/>
              <w:marBottom w:val="0"/>
              <w:divBdr>
                <w:top w:val="none" w:sz="0" w:space="0" w:color="auto"/>
                <w:left w:val="none" w:sz="0" w:space="0" w:color="auto"/>
                <w:bottom w:val="none" w:sz="0" w:space="0" w:color="auto"/>
                <w:right w:val="none" w:sz="0" w:space="0" w:color="auto"/>
              </w:divBdr>
            </w:div>
            <w:div w:id="1222134589">
              <w:marLeft w:val="0"/>
              <w:marRight w:val="0"/>
              <w:marTop w:val="0"/>
              <w:marBottom w:val="0"/>
              <w:divBdr>
                <w:top w:val="none" w:sz="0" w:space="0" w:color="auto"/>
                <w:left w:val="none" w:sz="0" w:space="0" w:color="auto"/>
                <w:bottom w:val="none" w:sz="0" w:space="0" w:color="auto"/>
                <w:right w:val="none" w:sz="0" w:space="0" w:color="auto"/>
              </w:divBdr>
            </w:div>
            <w:div w:id="1965380416">
              <w:marLeft w:val="0"/>
              <w:marRight w:val="0"/>
              <w:marTop w:val="0"/>
              <w:marBottom w:val="0"/>
              <w:divBdr>
                <w:top w:val="none" w:sz="0" w:space="0" w:color="auto"/>
                <w:left w:val="none" w:sz="0" w:space="0" w:color="auto"/>
                <w:bottom w:val="none" w:sz="0" w:space="0" w:color="auto"/>
                <w:right w:val="none" w:sz="0" w:space="0" w:color="auto"/>
              </w:divBdr>
            </w:div>
            <w:div w:id="1533110723">
              <w:marLeft w:val="0"/>
              <w:marRight w:val="0"/>
              <w:marTop w:val="0"/>
              <w:marBottom w:val="0"/>
              <w:divBdr>
                <w:top w:val="none" w:sz="0" w:space="0" w:color="auto"/>
                <w:left w:val="none" w:sz="0" w:space="0" w:color="auto"/>
                <w:bottom w:val="none" w:sz="0" w:space="0" w:color="auto"/>
                <w:right w:val="none" w:sz="0" w:space="0" w:color="auto"/>
              </w:divBdr>
            </w:div>
            <w:div w:id="1984771787">
              <w:marLeft w:val="0"/>
              <w:marRight w:val="0"/>
              <w:marTop w:val="0"/>
              <w:marBottom w:val="0"/>
              <w:divBdr>
                <w:top w:val="none" w:sz="0" w:space="0" w:color="auto"/>
                <w:left w:val="none" w:sz="0" w:space="0" w:color="auto"/>
                <w:bottom w:val="none" w:sz="0" w:space="0" w:color="auto"/>
                <w:right w:val="none" w:sz="0" w:space="0" w:color="auto"/>
              </w:divBdr>
            </w:div>
            <w:div w:id="854536731">
              <w:marLeft w:val="0"/>
              <w:marRight w:val="0"/>
              <w:marTop w:val="0"/>
              <w:marBottom w:val="0"/>
              <w:divBdr>
                <w:top w:val="none" w:sz="0" w:space="0" w:color="auto"/>
                <w:left w:val="none" w:sz="0" w:space="0" w:color="auto"/>
                <w:bottom w:val="none" w:sz="0" w:space="0" w:color="auto"/>
                <w:right w:val="none" w:sz="0" w:space="0" w:color="auto"/>
              </w:divBdr>
            </w:div>
            <w:div w:id="1012758795">
              <w:marLeft w:val="0"/>
              <w:marRight w:val="0"/>
              <w:marTop w:val="0"/>
              <w:marBottom w:val="0"/>
              <w:divBdr>
                <w:top w:val="none" w:sz="0" w:space="0" w:color="auto"/>
                <w:left w:val="none" w:sz="0" w:space="0" w:color="auto"/>
                <w:bottom w:val="none" w:sz="0" w:space="0" w:color="auto"/>
                <w:right w:val="none" w:sz="0" w:space="0" w:color="auto"/>
              </w:divBdr>
            </w:div>
            <w:div w:id="1306543867">
              <w:marLeft w:val="0"/>
              <w:marRight w:val="0"/>
              <w:marTop w:val="0"/>
              <w:marBottom w:val="0"/>
              <w:divBdr>
                <w:top w:val="none" w:sz="0" w:space="0" w:color="auto"/>
                <w:left w:val="none" w:sz="0" w:space="0" w:color="auto"/>
                <w:bottom w:val="none" w:sz="0" w:space="0" w:color="auto"/>
                <w:right w:val="none" w:sz="0" w:space="0" w:color="auto"/>
              </w:divBdr>
            </w:div>
            <w:div w:id="983851765">
              <w:marLeft w:val="0"/>
              <w:marRight w:val="0"/>
              <w:marTop w:val="0"/>
              <w:marBottom w:val="0"/>
              <w:divBdr>
                <w:top w:val="none" w:sz="0" w:space="0" w:color="auto"/>
                <w:left w:val="none" w:sz="0" w:space="0" w:color="auto"/>
                <w:bottom w:val="none" w:sz="0" w:space="0" w:color="auto"/>
                <w:right w:val="none" w:sz="0" w:space="0" w:color="auto"/>
              </w:divBdr>
            </w:div>
            <w:div w:id="47537864">
              <w:marLeft w:val="0"/>
              <w:marRight w:val="0"/>
              <w:marTop w:val="0"/>
              <w:marBottom w:val="0"/>
              <w:divBdr>
                <w:top w:val="none" w:sz="0" w:space="0" w:color="auto"/>
                <w:left w:val="none" w:sz="0" w:space="0" w:color="auto"/>
                <w:bottom w:val="none" w:sz="0" w:space="0" w:color="auto"/>
                <w:right w:val="none" w:sz="0" w:space="0" w:color="auto"/>
              </w:divBdr>
            </w:div>
            <w:div w:id="867525708">
              <w:marLeft w:val="0"/>
              <w:marRight w:val="0"/>
              <w:marTop w:val="0"/>
              <w:marBottom w:val="0"/>
              <w:divBdr>
                <w:top w:val="none" w:sz="0" w:space="0" w:color="auto"/>
                <w:left w:val="none" w:sz="0" w:space="0" w:color="auto"/>
                <w:bottom w:val="none" w:sz="0" w:space="0" w:color="auto"/>
                <w:right w:val="none" w:sz="0" w:space="0" w:color="auto"/>
              </w:divBdr>
            </w:div>
            <w:div w:id="1325403125">
              <w:marLeft w:val="0"/>
              <w:marRight w:val="0"/>
              <w:marTop w:val="0"/>
              <w:marBottom w:val="0"/>
              <w:divBdr>
                <w:top w:val="none" w:sz="0" w:space="0" w:color="auto"/>
                <w:left w:val="none" w:sz="0" w:space="0" w:color="auto"/>
                <w:bottom w:val="none" w:sz="0" w:space="0" w:color="auto"/>
                <w:right w:val="none" w:sz="0" w:space="0" w:color="auto"/>
              </w:divBdr>
            </w:div>
            <w:div w:id="1092969790">
              <w:marLeft w:val="0"/>
              <w:marRight w:val="0"/>
              <w:marTop w:val="0"/>
              <w:marBottom w:val="0"/>
              <w:divBdr>
                <w:top w:val="none" w:sz="0" w:space="0" w:color="auto"/>
                <w:left w:val="none" w:sz="0" w:space="0" w:color="auto"/>
                <w:bottom w:val="none" w:sz="0" w:space="0" w:color="auto"/>
                <w:right w:val="none" w:sz="0" w:space="0" w:color="auto"/>
              </w:divBdr>
            </w:div>
            <w:div w:id="586840203">
              <w:marLeft w:val="0"/>
              <w:marRight w:val="0"/>
              <w:marTop w:val="0"/>
              <w:marBottom w:val="0"/>
              <w:divBdr>
                <w:top w:val="none" w:sz="0" w:space="0" w:color="auto"/>
                <w:left w:val="none" w:sz="0" w:space="0" w:color="auto"/>
                <w:bottom w:val="none" w:sz="0" w:space="0" w:color="auto"/>
                <w:right w:val="none" w:sz="0" w:space="0" w:color="auto"/>
              </w:divBdr>
            </w:div>
            <w:div w:id="131555797">
              <w:marLeft w:val="0"/>
              <w:marRight w:val="0"/>
              <w:marTop w:val="0"/>
              <w:marBottom w:val="0"/>
              <w:divBdr>
                <w:top w:val="none" w:sz="0" w:space="0" w:color="auto"/>
                <w:left w:val="none" w:sz="0" w:space="0" w:color="auto"/>
                <w:bottom w:val="none" w:sz="0" w:space="0" w:color="auto"/>
                <w:right w:val="none" w:sz="0" w:space="0" w:color="auto"/>
              </w:divBdr>
            </w:div>
            <w:div w:id="1612666473">
              <w:marLeft w:val="0"/>
              <w:marRight w:val="0"/>
              <w:marTop w:val="0"/>
              <w:marBottom w:val="0"/>
              <w:divBdr>
                <w:top w:val="none" w:sz="0" w:space="0" w:color="auto"/>
                <w:left w:val="none" w:sz="0" w:space="0" w:color="auto"/>
                <w:bottom w:val="none" w:sz="0" w:space="0" w:color="auto"/>
                <w:right w:val="none" w:sz="0" w:space="0" w:color="auto"/>
              </w:divBdr>
            </w:div>
            <w:div w:id="753479971">
              <w:marLeft w:val="0"/>
              <w:marRight w:val="0"/>
              <w:marTop w:val="0"/>
              <w:marBottom w:val="0"/>
              <w:divBdr>
                <w:top w:val="none" w:sz="0" w:space="0" w:color="auto"/>
                <w:left w:val="none" w:sz="0" w:space="0" w:color="auto"/>
                <w:bottom w:val="none" w:sz="0" w:space="0" w:color="auto"/>
                <w:right w:val="none" w:sz="0" w:space="0" w:color="auto"/>
              </w:divBdr>
            </w:div>
            <w:div w:id="383873523">
              <w:marLeft w:val="0"/>
              <w:marRight w:val="0"/>
              <w:marTop w:val="0"/>
              <w:marBottom w:val="0"/>
              <w:divBdr>
                <w:top w:val="none" w:sz="0" w:space="0" w:color="auto"/>
                <w:left w:val="none" w:sz="0" w:space="0" w:color="auto"/>
                <w:bottom w:val="none" w:sz="0" w:space="0" w:color="auto"/>
                <w:right w:val="none" w:sz="0" w:space="0" w:color="auto"/>
              </w:divBdr>
            </w:div>
            <w:div w:id="383992147">
              <w:marLeft w:val="0"/>
              <w:marRight w:val="0"/>
              <w:marTop w:val="0"/>
              <w:marBottom w:val="0"/>
              <w:divBdr>
                <w:top w:val="none" w:sz="0" w:space="0" w:color="auto"/>
                <w:left w:val="none" w:sz="0" w:space="0" w:color="auto"/>
                <w:bottom w:val="none" w:sz="0" w:space="0" w:color="auto"/>
                <w:right w:val="none" w:sz="0" w:space="0" w:color="auto"/>
              </w:divBdr>
            </w:div>
            <w:div w:id="604266394">
              <w:marLeft w:val="0"/>
              <w:marRight w:val="0"/>
              <w:marTop w:val="0"/>
              <w:marBottom w:val="0"/>
              <w:divBdr>
                <w:top w:val="none" w:sz="0" w:space="0" w:color="auto"/>
                <w:left w:val="none" w:sz="0" w:space="0" w:color="auto"/>
                <w:bottom w:val="none" w:sz="0" w:space="0" w:color="auto"/>
                <w:right w:val="none" w:sz="0" w:space="0" w:color="auto"/>
              </w:divBdr>
            </w:div>
            <w:div w:id="1138450519">
              <w:marLeft w:val="0"/>
              <w:marRight w:val="0"/>
              <w:marTop w:val="0"/>
              <w:marBottom w:val="0"/>
              <w:divBdr>
                <w:top w:val="none" w:sz="0" w:space="0" w:color="auto"/>
                <w:left w:val="none" w:sz="0" w:space="0" w:color="auto"/>
                <w:bottom w:val="none" w:sz="0" w:space="0" w:color="auto"/>
                <w:right w:val="none" w:sz="0" w:space="0" w:color="auto"/>
              </w:divBdr>
            </w:div>
            <w:div w:id="364256026">
              <w:marLeft w:val="0"/>
              <w:marRight w:val="0"/>
              <w:marTop w:val="0"/>
              <w:marBottom w:val="0"/>
              <w:divBdr>
                <w:top w:val="none" w:sz="0" w:space="0" w:color="auto"/>
                <w:left w:val="none" w:sz="0" w:space="0" w:color="auto"/>
                <w:bottom w:val="none" w:sz="0" w:space="0" w:color="auto"/>
                <w:right w:val="none" w:sz="0" w:space="0" w:color="auto"/>
              </w:divBdr>
            </w:div>
            <w:div w:id="1282568639">
              <w:marLeft w:val="0"/>
              <w:marRight w:val="0"/>
              <w:marTop w:val="0"/>
              <w:marBottom w:val="0"/>
              <w:divBdr>
                <w:top w:val="none" w:sz="0" w:space="0" w:color="auto"/>
                <w:left w:val="none" w:sz="0" w:space="0" w:color="auto"/>
                <w:bottom w:val="none" w:sz="0" w:space="0" w:color="auto"/>
                <w:right w:val="none" w:sz="0" w:space="0" w:color="auto"/>
              </w:divBdr>
            </w:div>
            <w:div w:id="1721590367">
              <w:marLeft w:val="0"/>
              <w:marRight w:val="0"/>
              <w:marTop w:val="0"/>
              <w:marBottom w:val="0"/>
              <w:divBdr>
                <w:top w:val="none" w:sz="0" w:space="0" w:color="auto"/>
                <w:left w:val="none" w:sz="0" w:space="0" w:color="auto"/>
                <w:bottom w:val="none" w:sz="0" w:space="0" w:color="auto"/>
                <w:right w:val="none" w:sz="0" w:space="0" w:color="auto"/>
              </w:divBdr>
            </w:div>
            <w:div w:id="1781298825">
              <w:marLeft w:val="0"/>
              <w:marRight w:val="0"/>
              <w:marTop w:val="0"/>
              <w:marBottom w:val="0"/>
              <w:divBdr>
                <w:top w:val="none" w:sz="0" w:space="0" w:color="auto"/>
                <w:left w:val="none" w:sz="0" w:space="0" w:color="auto"/>
                <w:bottom w:val="none" w:sz="0" w:space="0" w:color="auto"/>
                <w:right w:val="none" w:sz="0" w:space="0" w:color="auto"/>
              </w:divBdr>
            </w:div>
            <w:div w:id="254483352">
              <w:marLeft w:val="0"/>
              <w:marRight w:val="0"/>
              <w:marTop w:val="0"/>
              <w:marBottom w:val="0"/>
              <w:divBdr>
                <w:top w:val="none" w:sz="0" w:space="0" w:color="auto"/>
                <w:left w:val="none" w:sz="0" w:space="0" w:color="auto"/>
                <w:bottom w:val="none" w:sz="0" w:space="0" w:color="auto"/>
                <w:right w:val="none" w:sz="0" w:space="0" w:color="auto"/>
              </w:divBdr>
            </w:div>
            <w:div w:id="601883175">
              <w:marLeft w:val="0"/>
              <w:marRight w:val="0"/>
              <w:marTop w:val="0"/>
              <w:marBottom w:val="0"/>
              <w:divBdr>
                <w:top w:val="none" w:sz="0" w:space="0" w:color="auto"/>
                <w:left w:val="none" w:sz="0" w:space="0" w:color="auto"/>
                <w:bottom w:val="none" w:sz="0" w:space="0" w:color="auto"/>
                <w:right w:val="none" w:sz="0" w:space="0" w:color="auto"/>
              </w:divBdr>
            </w:div>
            <w:div w:id="303898683">
              <w:marLeft w:val="0"/>
              <w:marRight w:val="0"/>
              <w:marTop w:val="0"/>
              <w:marBottom w:val="0"/>
              <w:divBdr>
                <w:top w:val="none" w:sz="0" w:space="0" w:color="auto"/>
                <w:left w:val="none" w:sz="0" w:space="0" w:color="auto"/>
                <w:bottom w:val="none" w:sz="0" w:space="0" w:color="auto"/>
                <w:right w:val="none" w:sz="0" w:space="0" w:color="auto"/>
              </w:divBdr>
            </w:div>
            <w:div w:id="381297944">
              <w:marLeft w:val="0"/>
              <w:marRight w:val="0"/>
              <w:marTop w:val="0"/>
              <w:marBottom w:val="0"/>
              <w:divBdr>
                <w:top w:val="none" w:sz="0" w:space="0" w:color="auto"/>
                <w:left w:val="none" w:sz="0" w:space="0" w:color="auto"/>
                <w:bottom w:val="none" w:sz="0" w:space="0" w:color="auto"/>
                <w:right w:val="none" w:sz="0" w:space="0" w:color="auto"/>
              </w:divBdr>
            </w:div>
            <w:div w:id="572545437">
              <w:marLeft w:val="0"/>
              <w:marRight w:val="0"/>
              <w:marTop w:val="0"/>
              <w:marBottom w:val="0"/>
              <w:divBdr>
                <w:top w:val="none" w:sz="0" w:space="0" w:color="auto"/>
                <w:left w:val="none" w:sz="0" w:space="0" w:color="auto"/>
                <w:bottom w:val="none" w:sz="0" w:space="0" w:color="auto"/>
                <w:right w:val="none" w:sz="0" w:space="0" w:color="auto"/>
              </w:divBdr>
            </w:div>
            <w:div w:id="165630049">
              <w:marLeft w:val="0"/>
              <w:marRight w:val="0"/>
              <w:marTop w:val="0"/>
              <w:marBottom w:val="0"/>
              <w:divBdr>
                <w:top w:val="none" w:sz="0" w:space="0" w:color="auto"/>
                <w:left w:val="none" w:sz="0" w:space="0" w:color="auto"/>
                <w:bottom w:val="none" w:sz="0" w:space="0" w:color="auto"/>
                <w:right w:val="none" w:sz="0" w:space="0" w:color="auto"/>
              </w:divBdr>
            </w:div>
            <w:div w:id="1078134463">
              <w:marLeft w:val="0"/>
              <w:marRight w:val="0"/>
              <w:marTop w:val="0"/>
              <w:marBottom w:val="0"/>
              <w:divBdr>
                <w:top w:val="none" w:sz="0" w:space="0" w:color="auto"/>
                <w:left w:val="none" w:sz="0" w:space="0" w:color="auto"/>
                <w:bottom w:val="none" w:sz="0" w:space="0" w:color="auto"/>
                <w:right w:val="none" w:sz="0" w:space="0" w:color="auto"/>
              </w:divBdr>
            </w:div>
            <w:div w:id="1711297082">
              <w:marLeft w:val="0"/>
              <w:marRight w:val="0"/>
              <w:marTop w:val="0"/>
              <w:marBottom w:val="0"/>
              <w:divBdr>
                <w:top w:val="none" w:sz="0" w:space="0" w:color="auto"/>
                <w:left w:val="none" w:sz="0" w:space="0" w:color="auto"/>
                <w:bottom w:val="none" w:sz="0" w:space="0" w:color="auto"/>
                <w:right w:val="none" w:sz="0" w:space="0" w:color="auto"/>
              </w:divBdr>
            </w:div>
            <w:div w:id="713113472">
              <w:marLeft w:val="0"/>
              <w:marRight w:val="0"/>
              <w:marTop w:val="0"/>
              <w:marBottom w:val="0"/>
              <w:divBdr>
                <w:top w:val="none" w:sz="0" w:space="0" w:color="auto"/>
                <w:left w:val="none" w:sz="0" w:space="0" w:color="auto"/>
                <w:bottom w:val="none" w:sz="0" w:space="0" w:color="auto"/>
                <w:right w:val="none" w:sz="0" w:space="0" w:color="auto"/>
              </w:divBdr>
            </w:div>
            <w:div w:id="913473433">
              <w:marLeft w:val="0"/>
              <w:marRight w:val="0"/>
              <w:marTop w:val="0"/>
              <w:marBottom w:val="0"/>
              <w:divBdr>
                <w:top w:val="none" w:sz="0" w:space="0" w:color="auto"/>
                <w:left w:val="none" w:sz="0" w:space="0" w:color="auto"/>
                <w:bottom w:val="none" w:sz="0" w:space="0" w:color="auto"/>
                <w:right w:val="none" w:sz="0" w:space="0" w:color="auto"/>
              </w:divBdr>
            </w:div>
            <w:div w:id="1186477760">
              <w:marLeft w:val="0"/>
              <w:marRight w:val="0"/>
              <w:marTop w:val="0"/>
              <w:marBottom w:val="0"/>
              <w:divBdr>
                <w:top w:val="none" w:sz="0" w:space="0" w:color="auto"/>
                <w:left w:val="none" w:sz="0" w:space="0" w:color="auto"/>
                <w:bottom w:val="none" w:sz="0" w:space="0" w:color="auto"/>
                <w:right w:val="none" w:sz="0" w:space="0" w:color="auto"/>
              </w:divBdr>
            </w:div>
            <w:div w:id="207299853">
              <w:marLeft w:val="0"/>
              <w:marRight w:val="0"/>
              <w:marTop w:val="0"/>
              <w:marBottom w:val="0"/>
              <w:divBdr>
                <w:top w:val="none" w:sz="0" w:space="0" w:color="auto"/>
                <w:left w:val="none" w:sz="0" w:space="0" w:color="auto"/>
                <w:bottom w:val="none" w:sz="0" w:space="0" w:color="auto"/>
                <w:right w:val="none" w:sz="0" w:space="0" w:color="auto"/>
              </w:divBdr>
            </w:div>
            <w:div w:id="6369010">
              <w:marLeft w:val="0"/>
              <w:marRight w:val="0"/>
              <w:marTop w:val="0"/>
              <w:marBottom w:val="0"/>
              <w:divBdr>
                <w:top w:val="none" w:sz="0" w:space="0" w:color="auto"/>
                <w:left w:val="none" w:sz="0" w:space="0" w:color="auto"/>
                <w:bottom w:val="none" w:sz="0" w:space="0" w:color="auto"/>
                <w:right w:val="none" w:sz="0" w:space="0" w:color="auto"/>
              </w:divBdr>
            </w:div>
            <w:div w:id="109980992">
              <w:marLeft w:val="0"/>
              <w:marRight w:val="0"/>
              <w:marTop w:val="0"/>
              <w:marBottom w:val="0"/>
              <w:divBdr>
                <w:top w:val="none" w:sz="0" w:space="0" w:color="auto"/>
                <w:left w:val="none" w:sz="0" w:space="0" w:color="auto"/>
                <w:bottom w:val="none" w:sz="0" w:space="0" w:color="auto"/>
                <w:right w:val="none" w:sz="0" w:space="0" w:color="auto"/>
              </w:divBdr>
            </w:div>
            <w:div w:id="320475532">
              <w:marLeft w:val="0"/>
              <w:marRight w:val="0"/>
              <w:marTop w:val="0"/>
              <w:marBottom w:val="0"/>
              <w:divBdr>
                <w:top w:val="none" w:sz="0" w:space="0" w:color="auto"/>
                <w:left w:val="none" w:sz="0" w:space="0" w:color="auto"/>
                <w:bottom w:val="none" w:sz="0" w:space="0" w:color="auto"/>
                <w:right w:val="none" w:sz="0" w:space="0" w:color="auto"/>
              </w:divBdr>
            </w:div>
            <w:div w:id="661353899">
              <w:marLeft w:val="0"/>
              <w:marRight w:val="0"/>
              <w:marTop w:val="0"/>
              <w:marBottom w:val="0"/>
              <w:divBdr>
                <w:top w:val="none" w:sz="0" w:space="0" w:color="auto"/>
                <w:left w:val="none" w:sz="0" w:space="0" w:color="auto"/>
                <w:bottom w:val="none" w:sz="0" w:space="0" w:color="auto"/>
                <w:right w:val="none" w:sz="0" w:space="0" w:color="auto"/>
              </w:divBdr>
            </w:div>
            <w:div w:id="1363239700">
              <w:marLeft w:val="0"/>
              <w:marRight w:val="0"/>
              <w:marTop w:val="0"/>
              <w:marBottom w:val="0"/>
              <w:divBdr>
                <w:top w:val="none" w:sz="0" w:space="0" w:color="auto"/>
                <w:left w:val="none" w:sz="0" w:space="0" w:color="auto"/>
                <w:bottom w:val="none" w:sz="0" w:space="0" w:color="auto"/>
                <w:right w:val="none" w:sz="0" w:space="0" w:color="auto"/>
              </w:divBdr>
            </w:div>
            <w:div w:id="269749697">
              <w:marLeft w:val="0"/>
              <w:marRight w:val="0"/>
              <w:marTop w:val="0"/>
              <w:marBottom w:val="0"/>
              <w:divBdr>
                <w:top w:val="none" w:sz="0" w:space="0" w:color="auto"/>
                <w:left w:val="none" w:sz="0" w:space="0" w:color="auto"/>
                <w:bottom w:val="none" w:sz="0" w:space="0" w:color="auto"/>
                <w:right w:val="none" w:sz="0" w:space="0" w:color="auto"/>
              </w:divBdr>
            </w:div>
            <w:div w:id="937517364">
              <w:marLeft w:val="0"/>
              <w:marRight w:val="0"/>
              <w:marTop w:val="0"/>
              <w:marBottom w:val="0"/>
              <w:divBdr>
                <w:top w:val="none" w:sz="0" w:space="0" w:color="auto"/>
                <w:left w:val="none" w:sz="0" w:space="0" w:color="auto"/>
                <w:bottom w:val="none" w:sz="0" w:space="0" w:color="auto"/>
                <w:right w:val="none" w:sz="0" w:space="0" w:color="auto"/>
              </w:divBdr>
            </w:div>
            <w:div w:id="554319388">
              <w:marLeft w:val="0"/>
              <w:marRight w:val="0"/>
              <w:marTop w:val="0"/>
              <w:marBottom w:val="0"/>
              <w:divBdr>
                <w:top w:val="none" w:sz="0" w:space="0" w:color="auto"/>
                <w:left w:val="none" w:sz="0" w:space="0" w:color="auto"/>
                <w:bottom w:val="none" w:sz="0" w:space="0" w:color="auto"/>
                <w:right w:val="none" w:sz="0" w:space="0" w:color="auto"/>
              </w:divBdr>
            </w:div>
            <w:div w:id="1118719560">
              <w:marLeft w:val="0"/>
              <w:marRight w:val="0"/>
              <w:marTop w:val="0"/>
              <w:marBottom w:val="0"/>
              <w:divBdr>
                <w:top w:val="none" w:sz="0" w:space="0" w:color="auto"/>
                <w:left w:val="none" w:sz="0" w:space="0" w:color="auto"/>
                <w:bottom w:val="none" w:sz="0" w:space="0" w:color="auto"/>
                <w:right w:val="none" w:sz="0" w:space="0" w:color="auto"/>
              </w:divBdr>
            </w:div>
            <w:div w:id="1229802305">
              <w:marLeft w:val="0"/>
              <w:marRight w:val="0"/>
              <w:marTop w:val="0"/>
              <w:marBottom w:val="0"/>
              <w:divBdr>
                <w:top w:val="none" w:sz="0" w:space="0" w:color="auto"/>
                <w:left w:val="none" w:sz="0" w:space="0" w:color="auto"/>
                <w:bottom w:val="none" w:sz="0" w:space="0" w:color="auto"/>
                <w:right w:val="none" w:sz="0" w:space="0" w:color="auto"/>
              </w:divBdr>
            </w:div>
            <w:div w:id="623345561">
              <w:marLeft w:val="0"/>
              <w:marRight w:val="0"/>
              <w:marTop w:val="0"/>
              <w:marBottom w:val="0"/>
              <w:divBdr>
                <w:top w:val="none" w:sz="0" w:space="0" w:color="auto"/>
                <w:left w:val="none" w:sz="0" w:space="0" w:color="auto"/>
                <w:bottom w:val="none" w:sz="0" w:space="0" w:color="auto"/>
                <w:right w:val="none" w:sz="0" w:space="0" w:color="auto"/>
              </w:divBdr>
            </w:div>
            <w:div w:id="1307469696">
              <w:marLeft w:val="0"/>
              <w:marRight w:val="0"/>
              <w:marTop w:val="0"/>
              <w:marBottom w:val="0"/>
              <w:divBdr>
                <w:top w:val="none" w:sz="0" w:space="0" w:color="auto"/>
                <w:left w:val="none" w:sz="0" w:space="0" w:color="auto"/>
                <w:bottom w:val="none" w:sz="0" w:space="0" w:color="auto"/>
                <w:right w:val="none" w:sz="0" w:space="0" w:color="auto"/>
              </w:divBdr>
            </w:div>
            <w:div w:id="1303458269">
              <w:marLeft w:val="0"/>
              <w:marRight w:val="0"/>
              <w:marTop w:val="0"/>
              <w:marBottom w:val="0"/>
              <w:divBdr>
                <w:top w:val="none" w:sz="0" w:space="0" w:color="auto"/>
                <w:left w:val="none" w:sz="0" w:space="0" w:color="auto"/>
                <w:bottom w:val="none" w:sz="0" w:space="0" w:color="auto"/>
                <w:right w:val="none" w:sz="0" w:space="0" w:color="auto"/>
              </w:divBdr>
            </w:div>
            <w:div w:id="2044087876">
              <w:marLeft w:val="0"/>
              <w:marRight w:val="0"/>
              <w:marTop w:val="0"/>
              <w:marBottom w:val="0"/>
              <w:divBdr>
                <w:top w:val="none" w:sz="0" w:space="0" w:color="auto"/>
                <w:left w:val="none" w:sz="0" w:space="0" w:color="auto"/>
                <w:bottom w:val="none" w:sz="0" w:space="0" w:color="auto"/>
                <w:right w:val="none" w:sz="0" w:space="0" w:color="auto"/>
              </w:divBdr>
            </w:div>
            <w:div w:id="676998539">
              <w:marLeft w:val="0"/>
              <w:marRight w:val="0"/>
              <w:marTop w:val="0"/>
              <w:marBottom w:val="0"/>
              <w:divBdr>
                <w:top w:val="none" w:sz="0" w:space="0" w:color="auto"/>
                <w:left w:val="none" w:sz="0" w:space="0" w:color="auto"/>
                <w:bottom w:val="none" w:sz="0" w:space="0" w:color="auto"/>
                <w:right w:val="none" w:sz="0" w:space="0" w:color="auto"/>
              </w:divBdr>
            </w:div>
            <w:div w:id="1079407534">
              <w:marLeft w:val="0"/>
              <w:marRight w:val="0"/>
              <w:marTop w:val="0"/>
              <w:marBottom w:val="0"/>
              <w:divBdr>
                <w:top w:val="none" w:sz="0" w:space="0" w:color="auto"/>
                <w:left w:val="none" w:sz="0" w:space="0" w:color="auto"/>
                <w:bottom w:val="none" w:sz="0" w:space="0" w:color="auto"/>
                <w:right w:val="none" w:sz="0" w:space="0" w:color="auto"/>
              </w:divBdr>
            </w:div>
            <w:div w:id="1969243175">
              <w:marLeft w:val="0"/>
              <w:marRight w:val="0"/>
              <w:marTop w:val="0"/>
              <w:marBottom w:val="0"/>
              <w:divBdr>
                <w:top w:val="none" w:sz="0" w:space="0" w:color="auto"/>
                <w:left w:val="none" w:sz="0" w:space="0" w:color="auto"/>
                <w:bottom w:val="none" w:sz="0" w:space="0" w:color="auto"/>
                <w:right w:val="none" w:sz="0" w:space="0" w:color="auto"/>
              </w:divBdr>
            </w:div>
            <w:div w:id="622420710">
              <w:marLeft w:val="0"/>
              <w:marRight w:val="0"/>
              <w:marTop w:val="0"/>
              <w:marBottom w:val="0"/>
              <w:divBdr>
                <w:top w:val="none" w:sz="0" w:space="0" w:color="auto"/>
                <w:left w:val="none" w:sz="0" w:space="0" w:color="auto"/>
                <w:bottom w:val="none" w:sz="0" w:space="0" w:color="auto"/>
                <w:right w:val="none" w:sz="0" w:space="0" w:color="auto"/>
              </w:divBdr>
            </w:div>
            <w:div w:id="915020393">
              <w:marLeft w:val="0"/>
              <w:marRight w:val="0"/>
              <w:marTop w:val="0"/>
              <w:marBottom w:val="0"/>
              <w:divBdr>
                <w:top w:val="none" w:sz="0" w:space="0" w:color="auto"/>
                <w:left w:val="none" w:sz="0" w:space="0" w:color="auto"/>
                <w:bottom w:val="none" w:sz="0" w:space="0" w:color="auto"/>
                <w:right w:val="none" w:sz="0" w:space="0" w:color="auto"/>
              </w:divBdr>
            </w:div>
            <w:div w:id="811022161">
              <w:marLeft w:val="0"/>
              <w:marRight w:val="0"/>
              <w:marTop w:val="0"/>
              <w:marBottom w:val="0"/>
              <w:divBdr>
                <w:top w:val="none" w:sz="0" w:space="0" w:color="auto"/>
                <w:left w:val="none" w:sz="0" w:space="0" w:color="auto"/>
                <w:bottom w:val="none" w:sz="0" w:space="0" w:color="auto"/>
                <w:right w:val="none" w:sz="0" w:space="0" w:color="auto"/>
              </w:divBdr>
            </w:div>
            <w:div w:id="682173935">
              <w:marLeft w:val="0"/>
              <w:marRight w:val="0"/>
              <w:marTop w:val="0"/>
              <w:marBottom w:val="0"/>
              <w:divBdr>
                <w:top w:val="none" w:sz="0" w:space="0" w:color="auto"/>
                <w:left w:val="none" w:sz="0" w:space="0" w:color="auto"/>
                <w:bottom w:val="none" w:sz="0" w:space="0" w:color="auto"/>
                <w:right w:val="none" w:sz="0" w:space="0" w:color="auto"/>
              </w:divBdr>
            </w:div>
            <w:div w:id="1324040939">
              <w:marLeft w:val="0"/>
              <w:marRight w:val="0"/>
              <w:marTop w:val="0"/>
              <w:marBottom w:val="0"/>
              <w:divBdr>
                <w:top w:val="none" w:sz="0" w:space="0" w:color="auto"/>
                <w:left w:val="none" w:sz="0" w:space="0" w:color="auto"/>
                <w:bottom w:val="none" w:sz="0" w:space="0" w:color="auto"/>
                <w:right w:val="none" w:sz="0" w:space="0" w:color="auto"/>
              </w:divBdr>
            </w:div>
            <w:div w:id="1219055423">
              <w:marLeft w:val="0"/>
              <w:marRight w:val="0"/>
              <w:marTop w:val="0"/>
              <w:marBottom w:val="0"/>
              <w:divBdr>
                <w:top w:val="none" w:sz="0" w:space="0" w:color="auto"/>
                <w:left w:val="none" w:sz="0" w:space="0" w:color="auto"/>
                <w:bottom w:val="none" w:sz="0" w:space="0" w:color="auto"/>
                <w:right w:val="none" w:sz="0" w:space="0" w:color="auto"/>
              </w:divBdr>
            </w:div>
            <w:div w:id="1339577345">
              <w:marLeft w:val="0"/>
              <w:marRight w:val="0"/>
              <w:marTop w:val="0"/>
              <w:marBottom w:val="0"/>
              <w:divBdr>
                <w:top w:val="none" w:sz="0" w:space="0" w:color="auto"/>
                <w:left w:val="none" w:sz="0" w:space="0" w:color="auto"/>
                <w:bottom w:val="none" w:sz="0" w:space="0" w:color="auto"/>
                <w:right w:val="none" w:sz="0" w:space="0" w:color="auto"/>
              </w:divBdr>
            </w:div>
            <w:div w:id="989946887">
              <w:marLeft w:val="0"/>
              <w:marRight w:val="0"/>
              <w:marTop w:val="0"/>
              <w:marBottom w:val="0"/>
              <w:divBdr>
                <w:top w:val="none" w:sz="0" w:space="0" w:color="auto"/>
                <w:left w:val="none" w:sz="0" w:space="0" w:color="auto"/>
                <w:bottom w:val="none" w:sz="0" w:space="0" w:color="auto"/>
                <w:right w:val="none" w:sz="0" w:space="0" w:color="auto"/>
              </w:divBdr>
            </w:div>
            <w:div w:id="1956523684">
              <w:marLeft w:val="0"/>
              <w:marRight w:val="0"/>
              <w:marTop w:val="0"/>
              <w:marBottom w:val="0"/>
              <w:divBdr>
                <w:top w:val="none" w:sz="0" w:space="0" w:color="auto"/>
                <w:left w:val="none" w:sz="0" w:space="0" w:color="auto"/>
                <w:bottom w:val="none" w:sz="0" w:space="0" w:color="auto"/>
                <w:right w:val="none" w:sz="0" w:space="0" w:color="auto"/>
              </w:divBdr>
            </w:div>
            <w:div w:id="1535385195">
              <w:marLeft w:val="0"/>
              <w:marRight w:val="0"/>
              <w:marTop w:val="0"/>
              <w:marBottom w:val="0"/>
              <w:divBdr>
                <w:top w:val="none" w:sz="0" w:space="0" w:color="auto"/>
                <w:left w:val="none" w:sz="0" w:space="0" w:color="auto"/>
                <w:bottom w:val="none" w:sz="0" w:space="0" w:color="auto"/>
                <w:right w:val="none" w:sz="0" w:space="0" w:color="auto"/>
              </w:divBdr>
            </w:div>
            <w:div w:id="1903103585">
              <w:marLeft w:val="0"/>
              <w:marRight w:val="0"/>
              <w:marTop w:val="0"/>
              <w:marBottom w:val="0"/>
              <w:divBdr>
                <w:top w:val="none" w:sz="0" w:space="0" w:color="auto"/>
                <w:left w:val="none" w:sz="0" w:space="0" w:color="auto"/>
                <w:bottom w:val="none" w:sz="0" w:space="0" w:color="auto"/>
                <w:right w:val="none" w:sz="0" w:space="0" w:color="auto"/>
              </w:divBdr>
            </w:div>
            <w:div w:id="699862612">
              <w:marLeft w:val="0"/>
              <w:marRight w:val="0"/>
              <w:marTop w:val="0"/>
              <w:marBottom w:val="0"/>
              <w:divBdr>
                <w:top w:val="none" w:sz="0" w:space="0" w:color="auto"/>
                <w:left w:val="none" w:sz="0" w:space="0" w:color="auto"/>
                <w:bottom w:val="none" w:sz="0" w:space="0" w:color="auto"/>
                <w:right w:val="none" w:sz="0" w:space="0" w:color="auto"/>
              </w:divBdr>
            </w:div>
            <w:div w:id="1194466194">
              <w:marLeft w:val="0"/>
              <w:marRight w:val="0"/>
              <w:marTop w:val="0"/>
              <w:marBottom w:val="0"/>
              <w:divBdr>
                <w:top w:val="none" w:sz="0" w:space="0" w:color="auto"/>
                <w:left w:val="none" w:sz="0" w:space="0" w:color="auto"/>
                <w:bottom w:val="none" w:sz="0" w:space="0" w:color="auto"/>
                <w:right w:val="none" w:sz="0" w:space="0" w:color="auto"/>
              </w:divBdr>
            </w:div>
            <w:div w:id="836305344">
              <w:marLeft w:val="0"/>
              <w:marRight w:val="0"/>
              <w:marTop w:val="0"/>
              <w:marBottom w:val="0"/>
              <w:divBdr>
                <w:top w:val="none" w:sz="0" w:space="0" w:color="auto"/>
                <w:left w:val="none" w:sz="0" w:space="0" w:color="auto"/>
                <w:bottom w:val="none" w:sz="0" w:space="0" w:color="auto"/>
                <w:right w:val="none" w:sz="0" w:space="0" w:color="auto"/>
              </w:divBdr>
            </w:div>
            <w:div w:id="429202230">
              <w:marLeft w:val="0"/>
              <w:marRight w:val="0"/>
              <w:marTop w:val="0"/>
              <w:marBottom w:val="0"/>
              <w:divBdr>
                <w:top w:val="none" w:sz="0" w:space="0" w:color="auto"/>
                <w:left w:val="none" w:sz="0" w:space="0" w:color="auto"/>
                <w:bottom w:val="none" w:sz="0" w:space="0" w:color="auto"/>
                <w:right w:val="none" w:sz="0" w:space="0" w:color="auto"/>
              </w:divBdr>
            </w:div>
            <w:div w:id="2017951340">
              <w:marLeft w:val="0"/>
              <w:marRight w:val="0"/>
              <w:marTop w:val="0"/>
              <w:marBottom w:val="0"/>
              <w:divBdr>
                <w:top w:val="none" w:sz="0" w:space="0" w:color="auto"/>
                <w:left w:val="none" w:sz="0" w:space="0" w:color="auto"/>
                <w:bottom w:val="none" w:sz="0" w:space="0" w:color="auto"/>
                <w:right w:val="none" w:sz="0" w:space="0" w:color="auto"/>
              </w:divBdr>
            </w:div>
            <w:div w:id="4340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7221">
      <w:bodyDiv w:val="1"/>
      <w:marLeft w:val="0"/>
      <w:marRight w:val="0"/>
      <w:marTop w:val="0"/>
      <w:marBottom w:val="0"/>
      <w:divBdr>
        <w:top w:val="none" w:sz="0" w:space="0" w:color="auto"/>
        <w:left w:val="none" w:sz="0" w:space="0" w:color="auto"/>
        <w:bottom w:val="none" w:sz="0" w:space="0" w:color="auto"/>
        <w:right w:val="none" w:sz="0" w:space="0" w:color="auto"/>
      </w:divBdr>
    </w:div>
    <w:div w:id="461968087">
      <w:bodyDiv w:val="1"/>
      <w:marLeft w:val="0"/>
      <w:marRight w:val="0"/>
      <w:marTop w:val="0"/>
      <w:marBottom w:val="0"/>
      <w:divBdr>
        <w:top w:val="none" w:sz="0" w:space="0" w:color="auto"/>
        <w:left w:val="none" w:sz="0" w:space="0" w:color="auto"/>
        <w:bottom w:val="none" w:sz="0" w:space="0" w:color="auto"/>
        <w:right w:val="none" w:sz="0" w:space="0" w:color="auto"/>
      </w:divBdr>
    </w:div>
    <w:div w:id="481846080">
      <w:bodyDiv w:val="1"/>
      <w:marLeft w:val="0"/>
      <w:marRight w:val="0"/>
      <w:marTop w:val="0"/>
      <w:marBottom w:val="0"/>
      <w:divBdr>
        <w:top w:val="none" w:sz="0" w:space="0" w:color="auto"/>
        <w:left w:val="none" w:sz="0" w:space="0" w:color="auto"/>
        <w:bottom w:val="none" w:sz="0" w:space="0" w:color="auto"/>
        <w:right w:val="none" w:sz="0" w:space="0" w:color="auto"/>
      </w:divBdr>
    </w:div>
    <w:div w:id="482742238">
      <w:bodyDiv w:val="1"/>
      <w:marLeft w:val="0"/>
      <w:marRight w:val="0"/>
      <w:marTop w:val="0"/>
      <w:marBottom w:val="0"/>
      <w:divBdr>
        <w:top w:val="none" w:sz="0" w:space="0" w:color="auto"/>
        <w:left w:val="none" w:sz="0" w:space="0" w:color="auto"/>
        <w:bottom w:val="none" w:sz="0" w:space="0" w:color="auto"/>
        <w:right w:val="none" w:sz="0" w:space="0" w:color="auto"/>
      </w:divBdr>
    </w:div>
    <w:div w:id="484203992">
      <w:bodyDiv w:val="1"/>
      <w:marLeft w:val="0"/>
      <w:marRight w:val="0"/>
      <w:marTop w:val="0"/>
      <w:marBottom w:val="0"/>
      <w:divBdr>
        <w:top w:val="none" w:sz="0" w:space="0" w:color="auto"/>
        <w:left w:val="none" w:sz="0" w:space="0" w:color="auto"/>
        <w:bottom w:val="none" w:sz="0" w:space="0" w:color="auto"/>
        <w:right w:val="none" w:sz="0" w:space="0" w:color="auto"/>
      </w:divBdr>
      <w:divsChild>
        <w:div w:id="539827469">
          <w:marLeft w:val="0"/>
          <w:marRight w:val="0"/>
          <w:marTop w:val="0"/>
          <w:marBottom w:val="0"/>
          <w:divBdr>
            <w:top w:val="none" w:sz="0" w:space="0" w:color="auto"/>
            <w:left w:val="none" w:sz="0" w:space="0" w:color="auto"/>
            <w:bottom w:val="none" w:sz="0" w:space="0" w:color="auto"/>
            <w:right w:val="none" w:sz="0" w:space="0" w:color="auto"/>
          </w:divBdr>
          <w:divsChild>
            <w:div w:id="127674227">
              <w:marLeft w:val="0"/>
              <w:marRight w:val="0"/>
              <w:marTop w:val="0"/>
              <w:marBottom w:val="0"/>
              <w:divBdr>
                <w:top w:val="none" w:sz="0" w:space="0" w:color="auto"/>
                <w:left w:val="none" w:sz="0" w:space="0" w:color="auto"/>
                <w:bottom w:val="none" w:sz="0" w:space="0" w:color="auto"/>
                <w:right w:val="none" w:sz="0" w:space="0" w:color="auto"/>
              </w:divBdr>
            </w:div>
            <w:div w:id="188494278">
              <w:marLeft w:val="0"/>
              <w:marRight w:val="0"/>
              <w:marTop w:val="0"/>
              <w:marBottom w:val="0"/>
              <w:divBdr>
                <w:top w:val="none" w:sz="0" w:space="0" w:color="auto"/>
                <w:left w:val="none" w:sz="0" w:space="0" w:color="auto"/>
                <w:bottom w:val="none" w:sz="0" w:space="0" w:color="auto"/>
                <w:right w:val="none" w:sz="0" w:space="0" w:color="auto"/>
              </w:divBdr>
            </w:div>
            <w:div w:id="495919213">
              <w:marLeft w:val="0"/>
              <w:marRight w:val="0"/>
              <w:marTop w:val="0"/>
              <w:marBottom w:val="0"/>
              <w:divBdr>
                <w:top w:val="none" w:sz="0" w:space="0" w:color="auto"/>
                <w:left w:val="none" w:sz="0" w:space="0" w:color="auto"/>
                <w:bottom w:val="none" w:sz="0" w:space="0" w:color="auto"/>
                <w:right w:val="none" w:sz="0" w:space="0" w:color="auto"/>
              </w:divBdr>
            </w:div>
            <w:div w:id="4750623">
              <w:marLeft w:val="0"/>
              <w:marRight w:val="0"/>
              <w:marTop w:val="0"/>
              <w:marBottom w:val="0"/>
              <w:divBdr>
                <w:top w:val="none" w:sz="0" w:space="0" w:color="auto"/>
                <w:left w:val="none" w:sz="0" w:space="0" w:color="auto"/>
                <w:bottom w:val="none" w:sz="0" w:space="0" w:color="auto"/>
                <w:right w:val="none" w:sz="0" w:space="0" w:color="auto"/>
              </w:divBdr>
            </w:div>
            <w:div w:id="1309096133">
              <w:marLeft w:val="0"/>
              <w:marRight w:val="0"/>
              <w:marTop w:val="0"/>
              <w:marBottom w:val="0"/>
              <w:divBdr>
                <w:top w:val="none" w:sz="0" w:space="0" w:color="auto"/>
                <w:left w:val="none" w:sz="0" w:space="0" w:color="auto"/>
                <w:bottom w:val="none" w:sz="0" w:space="0" w:color="auto"/>
                <w:right w:val="none" w:sz="0" w:space="0" w:color="auto"/>
              </w:divBdr>
            </w:div>
            <w:div w:id="1783567977">
              <w:marLeft w:val="0"/>
              <w:marRight w:val="0"/>
              <w:marTop w:val="0"/>
              <w:marBottom w:val="0"/>
              <w:divBdr>
                <w:top w:val="none" w:sz="0" w:space="0" w:color="auto"/>
                <w:left w:val="none" w:sz="0" w:space="0" w:color="auto"/>
                <w:bottom w:val="none" w:sz="0" w:space="0" w:color="auto"/>
                <w:right w:val="none" w:sz="0" w:space="0" w:color="auto"/>
              </w:divBdr>
            </w:div>
            <w:div w:id="1268000278">
              <w:marLeft w:val="0"/>
              <w:marRight w:val="0"/>
              <w:marTop w:val="0"/>
              <w:marBottom w:val="0"/>
              <w:divBdr>
                <w:top w:val="none" w:sz="0" w:space="0" w:color="auto"/>
                <w:left w:val="none" w:sz="0" w:space="0" w:color="auto"/>
                <w:bottom w:val="none" w:sz="0" w:space="0" w:color="auto"/>
                <w:right w:val="none" w:sz="0" w:space="0" w:color="auto"/>
              </w:divBdr>
            </w:div>
            <w:div w:id="746071614">
              <w:marLeft w:val="0"/>
              <w:marRight w:val="0"/>
              <w:marTop w:val="0"/>
              <w:marBottom w:val="0"/>
              <w:divBdr>
                <w:top w:val="none" w:sz="0" w:space="0" w:color="auto"/>
                <w:left w:val="none" w:sz="0" w:space="0" w:color="auto"/>
                <w:bottom w:val="none" w:sz="0" w:space="0" w:color="auto"/>
                <w:right w:val="none" w:sz="0" w:space="0" w:color="auto"/>
              </w:divBdr>
            </w:div>
            <w:div w:id="971982733">
              <w:marLeft w:val="0"/>
              <w:marRight w:val="0"/>
              <w:marTop w:val="0"/>
              <w:marBottom w:val="0"/>
              <w:divBdr>
                <w:top w:val="none" w:sz="0" w:space="0" w:color="auto"/>
                <w:left w:val="none" w:sz="0" w:space="0" w:color="auto"/>
                <w:bottom w:val="none" w:sz="0" w:space="0" w:color="auto"/>
                <w:right w:val="none" w:sz="0" w:space="0" w:color="auto"/>
              </w:divBdr>
            </w:div>
            <w:div w:id="1997562548">
              <w:marLeft w:val="0"/>
              <w:marRight w:val="0"/>
              <w:marTop w:val="0"/>
              <w:marBottom w:val="0"/>
              <w:divBdr>
                <w:top w:val="none" w:sz="0" w:space="0" w:color="auto"/>
                <w:left w:val="none" w:sz="0" w:space="0" w:color="auto"/>
                <w:bottom w:val="none" w:sz="0" w:space="0" w:color="auto"/>
                <w:right w:val="none" w:sz="0" w:space="0" w:color="auto"/>
              </w:divBdr>
            </w:div>
            <w:div w:id="856970355">
              <w:marLeft w:val="0"/>
              <w:marRight w:val="0"/>
              <w:marTop w:val="0"/>
              <w:marBottom w:val="0"/>
              <w:divBdr>
                <w:top w:val="none" w:sz="0" w:space="0" w:color="auto"/>
                <w:left w:val="none" w:sz="0" w:space="0" w:color="auto"/>
                <w:bottom w:val="none" w:sz="0" w:space="0" w:color="auto"/>
                <w:right w:val="none" w:sz="0" w:space="0" w:color="auto"/>
              </w:divBdr>
            </w:div>
            <w:div w:id="1881547574">
              <w:marLeft w:val="0"/>
              <w:marRight w:val="0"/>
              <w:marTop w:val="0"/>
              <w:marBottom w:val="0"/>
              <w:divBdr>
                <w:top w:val="none" w:sz="0" w:space="0" w:color="auto"/>
                <w:left w:val="none" w:sz="0" w:space="0" w:color="auto"/>
                <w:bottom w:val="none" w:sz="0" w:space="0" w:color="auto"/>
                <w:right w:val="none" w:sz="0" w:space="0" w:color="auto"/>
              </w:divBdr>
            </w:div>
            <w:div w:id="18723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2752">
      <w:bodyDiv w:val="1"/>
      <w:marLeft w:val="0"/>
      <w:marRight w:val="0"/>
      <w:marTop w:val="0"/>
      <w:marBottom w:val="0"/>
      <w:divBdr>
        <w:top w:val="none" w:sz="0" w:space="0" w:color="auto"/>
        <w:left w:val="none" w:sz="0" w:space="0" w:color="auto"/>
        <w:bottom w:val="none" w:sz="0" w:space="0" w:color="auto"/>
        <w:right w:val="none" w:sz="0" w:space="0" w:color="auto"/>
      </w:divBdr>
    </w:div>
    <w:div w:id="563873261">
      <w:bodyDiv w:val="1"/>
      <w:marLeft w:val="0"/>
      <w:marRight w:val="0"/>
      <w:marTop w:val="0"/>
      <w:marBottom w:val="0"/>
      <w:divBdr>
        <w:top w:val="none" w:sz="0" w:space="0" w:color="auto"/>
        <w:left w:val="none" w:sz="0" w:space="0" w:color="auto"/>
        <w:bottom w:val="none" w:sz="0" w:space="0" w:color="auto"/>
        <w:right w:val="none" w:sz="0" w:space="0" w:color="auto"/>
      </w:divBdr>
    </w:div>
    <w:div w:id="582495728">
      <w:bodyDiv w:val="1"/>
      <w:marLeft w:val="0"/>
      <w:marRight w:val="0"/>
      <w:marTop w:val="0"/>
      <w:marBottom w:val="0"/>
      <w:divBdr>
        <w:top w:val="none" w:sz="0" w:space="0" w:color="auto"/>
        <w:left w:val="none" w:sz="0" w:space="0" w:color="auto"/>
        <w:bottom w:val="none" w:sz="0" w:space="0" w:color="auto"/>
        <w:right w:val="none" w:sz="0" w:space="0" w:color="auto"/>
      </w:divBdr>
      <w:divsChild>
        <w:div w:id="1345355025">
          <w:marLeft w:val="0"/>
          <w:marRight w:val="0"/>
          <w:marTop w:val="0"/>
          <w:marBottom w:val="0"/>
          <w:divBdr>
            <w:top w:val="none" w:sz="0" w:space="0" w:color="auto"/>
            <w:left w:val="none" w:sz="0" w:space="0" w:color="auto"/>
            <w:bottom w:val="none" w:sz="0" w:space="0" w:color="auto"/>
            <w:right w:val="none" w:sz="0" w:space="0" w:color="auto"/>
          </w:divBdr>
          <w:divsChild>
            <w:div w:id="1610163718">
              <w:marLeft w:val="0"/>
              <w:marRight w:val="0"/>
              <w:marTop w:val="0"/>
              <w:marBottom w:val="0"/>
              <w:divBdr>
                <w:top w:val="none" w:sz="0" w:space="0" w:color="auto"/>
                <w:left w:val="none" w:sz="0" w:space="0" w:color="auto"/>
                <w:bottom w:val="none" w:sz="0" w:space="0" w:color="auto"/>
                <w:right w:val="none" w:sz="0" w:space="0" w:color="auto"/>
              </w:divBdr>
            </w:div>
          </w:divsChild>
        </w:div>
        <w:div w:id="685595075">
          <w:marLeft w:val="0"/>
          <w:marRight w:val="0"/>
          <w:marTop w:val="0"/>
          <w:marBottom w:val="0"/>
          <w:divBdr>
            <w:top w:val="none" w:sz="0" w:space="0" w:color="auto"/>
            <w:left w:val="none" w:sz="0" w:space="0" w:color="auto"/>
            <w:bottom w:val="none" w:sz="0" w:space="0" w:color="auto"/>
            <w:right w:val="none" w:sz="0" w:space="0" w:color="auto"/>
          </w:divBdr>
          <w:divsChild>
            <w:div w:id="1178154639">
              <w:marLeft w:val="0"/>
              <w:marRight w:val="0"/>
              <w:marTop w:val="0"/>
              <w:marBottom w:val="450"/>
              <w:divBdr>
                <w:top w:val="none" w:sz="0" w:space="0" w:color="auto"/>
                <w:left w:val="none" w:sz="0" w:space="0" w:color="auto"/>
                <w:bottom w:val="single" w:sz="6" w:space="2" w:color="E3E3E3"/>
                <w:right w:val="none" w:sz="0" w:space="0" w:color="auto"/>
              </w:divBdr>
            </w:div>
          </w:divsChild>
        </w:div>
      </w:divsChild>
    </w:div>
    <w:div w:id="589000075">
      <w:bodyDiv w:val="1"/>
      <w:marLeft w:val="0"/>
      <w:marRight w:val="0"/>
      <w:marTop w:val="0"/>
      <w:marBottom w:val="0"/>
      <w:divBdr>
        <w:top w:val="none" w:sz="0" w:space="0" w:color="auto"/>
        <w:left w:val="none" w:sz="0" w:space="0" w:color="auto"/>
        <w:bottom w:val="none" w:sz="0" w:space="0" w:color="auto"/>
        <w:right w:val="none" w:sz="0" w:space="0" w:color="auto"/>
      </w:divBdr>
    </w:div>
    <w:div w:id="610015897">
      <w:bodyDiv w:val="1"/>
      <w:marLeft w:val="0"/>
      <w:marRight w:val="0"/>
      <w:marTop w:val="0"/>
      <w:marBottom w:val="0"/>
      <w:divBdr>
        <w:top w:val="none" w:sz="0" w:space="0" w:color="auto"/>
        <w:left w:val="none" w:sz="0" w:space="0" w:color="auto"/>
        <w:bottom w:val="none" w:sz="0" w:space="0" w:color="auto"/>
        <w:right w:val="none" w:sz="0" w:space="0" w:color="auto"/>
      </w:divBdr>
    </w:div>
    <w:div w:id="649674000">
      <w:bodyDiv w:val="1"/>
      <w:marLeft w:val="0"/>
      <w:marRight w:val="0"/>
      <w:marTop w:val="0"/>
      <w:marBottom w:val="0"/>
      <w:divBdr>
        <w:top w:val="none" w:sz="0" w:space="0" w:color="auto"/>
        <w:left w:val="none" w:sz="0" w:space="0" w:color="auto"/>
        <w:bottom w:val="none" w:sz="0" w:space="0" w:color="auto"/>
        <w:right w:val="none" w:sz="0" w:space="0" w:color="auto"/>
      </w:divBdr>
    </w:div>
    <w:div w:id="665060670">
      <w:bodyDiv w:val="1"/>
      <w:marLeft w:val="0"/>
      <w:marRight w:val="0"/>
      <w:marTop w:val="0"/>
      <w:marBottom w:val="0"/>
      <w:divBdr>
        <w:top w:val="none" w:sz="0" w:space="0" w:color="auto"/>
        <w:left w:val="none" w:sz="0" w:space="0" w:color="auto"/>
        <w:bottom w:val="none" w:sz="0" w:space="0" w:color="auto"/>
        <w:right w:val="none" w:sz="0" w:space="0" w:color="auto"/>
      </w:divBdr>
      <w:divsChild>
        <w:div w:id="1986397726">
          <w:marLeft w:val="0"/>
          <w:marRight w:val="0"/>
          <w:marTop w:val="0"/>
          <w:marBottom w:val="0"/>
          <w:divBdr>
            <w:top w:val="none" w:sz="0" w:space="0" w:color="auto"/>
            <w:left w:val="none" w:sz="0" w:space="0" w:color="auto"/>
            <w:bottom w:val="none" w:sz="0" w:space="0" w:color="auto"/>
            <w:right w:val="none" w:sz="0" w:space="0" w:color="auto"/>
          </w:divBdr>
          <w:divsChild>
            <w:div w:id="543372177">
              <w:marLeft w:val="0"/>
              <w:marRight w:val="0"/>
              <w:marTop w:val="0"/>
              <w:marBottom w:val="0"/>
              <w:divBdr>
                <w:top w:val="none" w:sz="0" w:space="0" w:color="auto"/>
                <w:left w:val="none" w:sz="0" w:space="0" w:color="auto"/>
                <w:bottom w:val="none" w:sz="0" w:space="0" w:color="auto"/>
                <w:right w:val="none" w:sz="0" w:space="0" w:color="auto"/>
              </w:divBdr>
            </w:div>
            <w:div w:id="1345355261">
              <w:marLeft w:val="0"/>
              <w:marRight w:val="0"/>
              <w:marTop w:val="0"/>
              <w:marBottom w:val="0"/>
              <w:divBdr>
                <w:top w:val="none" w:sz="0" w:space="0" w:color="auto"/>
                <w:left w:val="none" w:sz="0" w:space="0" w:color="auto"/>
                <w:bottom w:val="none" w:sz="0" w:space="0" w:color="auto"/>
                <w:right w:val="none" w:sz="0" w:space="0" w:color="auto"/>
              </w:divBdr>
            </w:div>
            <w:div w:id="212548710">
              <w:marLeft w:val="0"/>
              <w:marRight w:val="0"/>
              <w:marTop w:val="0"/>
              <w:marBottom w:val="0"/>
              <w:divBdr>
                <w:top w:val="none" w:sz="0" w:space="0" w:color="auto"/>
                <w:left w:val="none" w:sz="0" w:space="0" w:color="auto"/>
                <w:bottom w:val="none" w:sz="0" w:space="0" w:color="auto"/>
                <w:right w:val="none" w:sz="0" w:space="0" w:color="auto"/>
              </w:divBdr>
            </w:div>
            <w:div w:id="735738641">
              <w:marLeft w:val="0"/>
              <w:marRight w:val="0"/>
              <w:marTop w:val="0"/>
              <w:marBottom w:val="0"/>
              <w:divBdr>
                <w:top w:val="none" w:sz="0" w:space="0" w:color="auto"/>
                <w:left w:val="none" w:sz="0" w:space="0" w:color="auto"/>
                <w:bottom w:val="none" w:sz="0" w:space="0" w:color="auto"/>
                <w:right w:val="none" w:sz="0" w:space="0" w:color="auto"/>
              </w:divBdr>
            </w:div>
            <w:div w:id="1681538994">
              <w:marLeft w:val="0"/>
              <w:marRight w:val="0"/>
              <w:marTop w:val="0"/>
              <w:marBottom w:val="0"/>
              <w:divBdr>
                <w:top w:val="none" w:sz="0" w:space="0" w:color="auto"/>
                <w:left w:val="none" w:sz="0" w:space="0" w:color="auto"/>
                <w:bottom w:val="none" w:sz="0" w:space="0" w:color="auto"/>
                <w:right w:val="none" w:sz="0" w:space="0" w:color="auto"/>
              </w:divBdr>
            </w:div>
            <w:div w:id="781000979">
              <w:marLeft w:val="0"/>
              <w:marRight w:val="0"/>
              <w:marTop w:val="0"/>
              <w:marBottom w:val="0"/>
              <w:divBdr>
                <w:top w:val="none" w:sz="0" w:space="0" w:color="auto"/>
                <w:left w:val="none" w:sz="0" w:space="0" w:color="auto"/>
                <w:bottom w:val="none" w:sz="0" w:space="0" w:color="auto"/>
                <w:right w:val="none" w:sz="0" w:space="0" w:color="auto"/>
              </w:divBdr>
            </w:div>
            <w:div w:id="2026789176">
              <w:marLeft w:val="0"/>
              <w:marRight w:val="0"/>
              <w:marTop w:val="0"/>
              <w:marBottom w:val="0"/>
              <w:divBdr>
                <w:top w:val="none" w:sz="0" w:space="0" w:color="auto"/>
                <w:left w:val="none" w:sz="0" w:space="0" w:color="auto"/>
                <w:bottom w:val="none" w:sz="0" w:space="0" w:color="auto"/>
                <w:right w:val="none" w:sz="0" w:space="0" w:color="auto"/>
              </w:divBdr>
            </w:div>
            <w:div w:id="17555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7304">
      <w:bodyDiv w:val="1"/>
      <w:marLeft w:val="0"/>
      <w:marRight w:val="0"/>
      <w:marTop w:val="0"/>
      <w:marBottom w:val="0"/>
      <w:divBdr>
        <w:top w:val="none" w:sz="0" w:space="0" w:color="auto"/>
        <w:left w:val="none" w:sz="0" w:space="0" w:color="auto"/>
        <w:bottom w:val="none" w:sz="0" w:space="0" w:color="auto"/>
        <w:right w:val="none" w:sz="0" w:space="0" w:color="auto"/>
      </w:divBdr>
    </w:div>
    <w:div w:id="695276751">
      <w:bodyDiv w:val="1"/>
      <w:marLeft w:val="0"/>
      <w:marRight w:val="0"/>
      <w:marTop w:val="0"/>
      <w:marBottom w:val="0"/>
      <w:divBdr>
        <w:top w:val="none" w:sz="0" w:space="0" w:color="auto"/>
        <w:left w:val="none" w:sz="0" w:space="0" w:color="auto"/>
        <w:bottom w:val="none" w:sz="0" w:space="0" w:color="auto"/>
        <w:right w:val="none" w:sz="0" w:space="0" w:color="auto"/>
      </w:divBdr>
      <w:divsChild>
        <w:div w:id="19183967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712998095">
      <w:bodyDiv w:val="1"/>
      <w:marLeft w:val="0"/>
      <w:marRight w:val="0"/>
      <w:marTop w:val="0"/>
      <w:marBottom w:val="0"/>
      <w:divBdr>
        <w:top w:val="none" w:sz="0" w:space="0" w:color="auto"/>
        <w:left w:val="none" w:sz="0" w:space="0" w:color="auto"/>
        <w:bottom w:val="none" w:sz="0" w:space="0" w:color="auto"/>
        <w:right w:val="none" w:sz="0" w:space="0" w:color="auto"/>
      </w:divBdr>
      <w:divsChild>
        <w:div w:id="1610314536">
          <w:marLeft w:val="0"/>
          <w:marRight w:val="0"/>
          <w:marTop w:val="0"/>
          <w:marBottom w:val="0"/>
          <w:divBdr>
            <w:top w:val="none" w:sz="0" w:space="0" w:color="auto"/>
            <w:left w:val="none" w:sz="0" w:space="0" w:color="auto"/>
            <w:bottom w:val="none" w:sz="0" w:space="0" w:color="auto"/>
            <w:right w:val="none" w:sz="0" w:space="0" w:color="auto"/>
          </w:divBdr>
          <w:divsChild>
            <w:div w:id="2082017917">
              <w:marLeft w:val="0"/>
              <w:marRight w:val="0"/>
              <w:marTop w:val="0"/>
              <w:marBottom w:val="0"/>
              <w:divBdr>
                <w:top w:val="none" w:sz="0" w:space="0" w:color="auto"/>
                <w:left w:val="none" w:sz="0" w:space="0" w:color="auto"/>
                <w:bottom w:val="none" w:sz="0" w:space="0" w:color="auto"/>
                <w:right w:val="none" w:sz="0" w:space="0" w:color="auto"/>
              </w:divBdr>
              <w:divsChild>
                <w:div w:id="9936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78651">
          <w:marLeft w:val="0"/>
          <w:marRight w:val="0"/>
          <w:marTop w:val="0"/>
          <w:marBottom w:val="0"/>
          <w:divBdr>
            <w:top w:val="none" w:sz="0" w:space="0" w:color="auto"/>
            <w:left w:val="none" w:sz="0" w:space="0" w:color="auto"/>
            <w:bottom w:val="none" w:sz="0" w:space="0" w:color="auto"/>
            <w:right w:val="none" w:sz="0" w:space="0" w:color="auto"/>
          </w:divBdr>
          <w:divsChild>
            <w:div w:id="1900509554">
              <w:marLeft w:val="0"/>
              <w:marRight w:val="0"/>
              <w:marTop w:val="0"/>
              <w:marBottom w:val="0"/>
              <w:divBdr>
                <w:top w:val="none" w:sz="0" w:space="0" w:color="auto"/>
                <w:left w:val="none" w:sz="0" w:space="0" w:color="auto"/>
                <w:bottom w:val="none" w:sz="0" w:space="0" w:color="auto"/>
                <w:right w:val="none" w:sz="0" w:space="0" w:color="auto"/>
              </w:divBdr>
              <w:divsChild>
                <w:div w:id="1874073037">
                  <w:marLeft w:val="0"/>
                  <w:marRight w:val="0"/>
                  <w:marTop w:val="0"/>
                  <w:marBottom w:val="0"/>
                  <w:divBdr>
                    <w:top w:val="none" w:sz="0" w:space="0" w:color="auto"/>
                    <w:left w:val="none" w:sz="0" w:space="0" w:color="auto"/>
                    <w:bottom w:val="none" w:sz="0" w:space="0" w:color="auto"/>
                    <w:right w:val="none" w:sz="0" w:space="0" w:color="auto"/>
                  </w:divBdr>
                </w:div>
                <w:div w:id="1922375599">
                  <w:marLeft w:val="0"/>
                  <w:marRight w:val="0"/>
                  <w:marTop w:val="0"/>
                  <w:marBottom w:val="0"/>
                  <w:divBdr>
                    <w:top w:val="none" w:sz="0" w:space="0" w:color="auto"/>
                    <w:left w:val="none" w:sz="0" w:space="0" w:color="auto"/>
                    <w:bottom w:val="none" w:sz="0" w:space="0" w:color="auto"/>
                    <w:right w:val="none" w:sz="0" w:space="0" w:color="auto"/>
                  </w:divBdr>
                </w:div>
                <w:div w:id="403141124">
                  <w:marLeft w:val="0"/>
                  <w:marRight w:val="0"/>
                  <w:marTop w:val="0"/>
                  <w:marBottom w:val="0"/>
                  <w:divBdr>
                    <w:top w:val="none" w:sz="0" w:space="0" w:color="auto"/>
                    <w:left w:val="none" w:sz="0" w:space="0" w:color="auto"/>
                    <w:bottom w:val="none" w:sz="0" w:space="0" w:color="auto"/>
                    <w:right w:val="none" w:sz="0" w:space="0" w:color="auto"/>
                  </w:divBdr>
                </w:div>
                <w:div w:id="837696398">
                  <w:marLeft w:val="0"/>
                  <w:marRight w:val="0"/>
                  <w:marTop w:val="0"/>
                  <w:marBottom w:val="0"/>
                  <w:divBdr>
                    <w:top w:val="none" w:sz="0" w:space="0" w:color="auto"/>
                    <w:left w:val="none" w:sz="0" w:space="0" w:color="auto"/>
                    <w:bottom w:val="none" w:sz="0" w:space="0" w:color="auto"/>
                    <w:right w:val="none" w:sz="0" w:space="0" w:color="auto"/>
                  </w:divBdr>
                </w:div>
                <w:div w:id="1139150330">
                  <w:marLeft w:val="0"/>
                  <w:marRight w:val="0"/>
                  <w:marTop w:val="0"/>
                  <w:marBottom w:val="0"/>
                  <w:divBdr>
                    <w:top w:val="none" w:sz="0" w:space="0" w:color="auto"/>
                    <w:left w:val="none" w:sz="0" w:space="0" w:color="auto"/>
                    <w:bottom w:val="none" w:sz="0" w:space="0" w:color="auto"/>
                    <w:right w:val="none" w:sz="0" w:space="0" w:color="auto"/>
                  </w:divBdr>
                </w:div>
                <w:div w:id="1048261460">
                  <w:marLeft w:val="0"/>
                  <w:marRight w:val="0"/>
                  <w:marTop w:val="0"/>
                  <w:marBottom w:val="0"/>
                  <w:divBdr>
                    <w:top w:val="none" w:sz="0" w:space="0" w:color="auto"/>
                    <w:left w:val="none" w:sz="0" w:space="0" w:color="auto"/>
                    <w:bottom w:val="none" w:sz="0" w:space="0" w:color="auto"/>
                    <w:right w:val="none" w:sz="0" w:space="0" w:color="auto"/>
                  </w:divBdr>
                </w:div>
                <w:div w:id="944919560">
                  <w:marLeft w:val="0"/>
                  <w:marRight w:val="0"/>
                  <w:marTop w:val="0"/>
                  <w:marBottom w:val="0"/>
                  <w:divBdr>
                    <w:top w:val="none" w:sz="0" w:space="0" w:color="auto"/>
                    <w:left w:val="none" w:sz="0" w:space="0" w:color="auto"/>
                    <w:bottom w:val="none" w:sz="0" w:space="0" w:color="auto"/>
                    <w:right w:val="none" w:sz="0" w:space="0" w:color="auto"/>
                  </w:divBdr>
                </w:div>
                <w:div w:id="1492212078">
                  <w:marLeft w:val="0"/>
                  <w:marRight w:val="0"/>
                  <w:marTop w:val="0"/>
                  <w:marBottom w:val="0"/>
                  <w:divBdr>
                    <w:top w:val="none" w:sz="0" w:space="0" w:color="auto"/>
                    <w:left w:val="none" w:sz="0" w:space="0" w:color="auto"/>
                    <w:bottom w:val="none" w:sz="0" w:space="0" w:color="auto"/>
                    <w:right w:val="none" w:sz="0" w:space="0" w:color="auto"/>
                  </w:divBdr>
                </w:div>
                <w:div w:id="2018849113">
                  <w:marLeft w:val="0"/>
                  <w:marRight w:val="0"/>
                  <w:marTop w:val="0"/>
                  <w:marBottom w:val="0"/>
                  <w:divBdr>
                    <w:top w:val="none" w:sz="0" w:space="0" w:color="auto"/>
                    <w:left w:val="none" w:sz="0" w:space="0" w:color="auto"/>
                    <w:bottom w:val="none" w:sz="0" w:space="0" w:color="auto"/>
                    <w:right w:val="none" w:sz="0" w:space="0" w:color="auto"/>
                  </w:divBdr>
                </w:div>
                <w:div w:id="1210923062">
                  <w:marLeft w:val="0"/>
                  <w:marRight w:val="0"/>
                  <w:marTop w:val="0"/>
                  <w:marBottom w:val="0"/>
                  <w:divBdr>
                    <w:top w:val="none" w:sz="0" w:space="0" w:color="auto"/>
                    <w:left w:val="none" w:sz="0" w:space="0" w:color="auto"/>
                    <w:bottom w:val="none" w:sz="0" w:space="0" w:color="auto"/>
                    <w:right w:val="none" w:sz="0" w:space="0" w:color="auto"/>
                  </w:divBdr>
                </w:div>
                <w:div w:id="228199434">
                  <w:marLeft w:val="0"/>
                  <w:marRight w:val="0"/>
                  <w:marTop w:val="0"/>
                  <w:marBottom w:val="0"/>
                  <w:divBdr>
                    <w:top w:val="none" w:sz="0" w:space="0" w:color="auto"/>
                    <w:left w:val="none" w:sz="0" w:space="0" w:color="auto"/>
                    <w:bottom w:val="none" w:sz="0" w:space="0" w:color="auto"/>
                    <w:right w:val="none" w:sz="0" w:space="0" w:color="auto"/>
                  </w:divBdr>
                </w:div>
                <w:div w:id="1681465960">
                  <w:marLeft w:val="0"/>
                  <w:marRight w:val="0"/>
                  <w:marTop w:val="0"/>
                  <w:marBottom w:val="0"/>
                  <w:divBdr>
                    <w:top w:val="none" w:sz="0" w:space="0" w:color="auto"/>
                    <w:left w:val="none" w:sz="0" w:space="0" w:color="auto"/>
                    <w:bottom w:val="none" w:sz="0" w:space="0" w:color="auto"/>
                    <w:right w:val="none" w:sz="0" w:space="0" w:color="auto"/>
                  </w:divBdr>
                </w:div>
                <w:div w:id="1903130465">
                  <w:marLeft w:val="0"/>
                  <w:marRight w:val="0"/>
                  <w:marTop w:val="0"/>
                  <w:marBottom w:val="0"/>
                  <w:divBdr>
                    <w:top w:val="none" w:sz="0" w:space="0" w:color="auto"/>
                    <w:left w:val="none" w:sz="0" w:space="0" w:color="auto"/>
                    <w:bottom w:val="none" w:sz="0" w:space="0" w:color="auto"/>
                    <w:right w:val="none" w:sz="0" w:space="0" w:color="auto"/>
                  </w:divBdr>
                </w:div>
                <w:div w:id="1765757301">
                  <w:marLeft w:val="0"/>
                  <w:marRight w:val="0"/>
                  <w:marTop w:val="0"/>
                  <w:marBottom w:val="0"/>
                  <w:divBdr>
                    <w:top w:val="none" w:sz="0" w:space="0" w:color="auto"/>
                    <w:left w:val="none" w:sz="0" w:space="0" w:color="auto"/>
                    <w:bottom w:val="none" w:sz="0" w:space="0" w:color="auto"/>
                    <w:right w:val="none" w:sz="0" w:space="0" w:color="auto"/>
                  </w:divBdr>
                </w:div>
                <w:div w:id="656113510">
                  <w:marLeft w:val="0"/>
                  <w:marRight w:val="0"/>
                  <w:marTop w:val="0"/>
                  <w:marBottom w:val="0"/>
                  <w:divBdr>
                    <w:top w:val="none" w:sz="0" w:space="0" w:color="auto"/>
                    <w:left w:val="none" w:sz="0" w:space="0" w:color="auto"/>
                    <w:bottom w:val="none" w:sz="0" w:space="0" w:color="auto"/>
                    <w:right w:val="none" w:sz="0" w:space="0" w:color="auto"/>
                  </w:divBdr>
                </w:div>
                <w:div w:id="452595705">
                  <w:marLeft w:val="0"/>
                  <w:marRight w:val="0"/>
                  <w:marTop w:val="0"/>
                  <w:marBottom w:val="0"/>
                  <w:divBdr>
                    <w:top w:val="none" w:sz="0" w:space="0" w:color="auto"/>
                    <w:left w:val="none" w:sz="0" w:space="0" w:color="auto"/>
                    <w:bottom w:val="none" w:sz="0" w:space="0" w:color="auto"/>
                    <w:right w:val="none" w:sz="0" w:space="0" w:color="auto"/>
                  </w:divBdr>
                </w:div>
                <w:div w:id="1460219547">
                  <w:marLeft w:val="0"/>
                  <w:marRight w:val="0"/>
                  <w:marTop w:val="0"/>
                  <w:marBottom w:val="0"/>
                  <w:divBdr>
                    <w:top w:val="none" w:sz="0" w:space="0" w:color="auto"/>
                    <w:left w:val="none" w:sz="0" w:space="0" w:color="auto"/>
                    <w:bottom w:val="none" w:sz="0" w:space="0" w:color="auto"/>
                    <w:right w:val="none" w:sz="0" w:space="0" w:color="auto"/>
                  </w:divBdr>
                </w:div>
                <w:div w:id="2118791097">
                  <w:marLeft w:val="0"/>
                  <w:marRight w:val="0"/>
                  <w:marTop w:val="0"/>
                  <w:marBottom w:val="0"/>
                  <w:divBdr>
                    <w:top w:val="none" w:sz="0" w:space="0" w:color="auto"/>
                    <w:left w:val="none" w:sz="0" w:space="0" w:color="auto"/>
                    <w:bottom w:val="none" w:sz="0" w:space="0" w:color="auto"/>
                    <w:right w:val="none" w:sz="0" w:space="0" w:color="auto"/>
                  </w:divBdr>
                </w:div>
                <w:div w:id="15123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860983">
      <w:bodyDiv w:val="1"/>
      <w:marLeft w:val="0"/>
      <w:marRight w:val="0"/>
      <w:marTop w:val="0"/>
      <w:marBottom w:val="0"/>
      <w:divBdr>
        <w:top w:val="none" w:sz="0" w:space="0" w:color="auto"/>
        <w:left w:val="none" w:sz="0" w:space="0" w:color="auto"/>
        <w:bottom w:val="none" w:sz="0" w:space="0" w:color="auto"/>
        <w:right w:val="none" w:sz="0" w:space="0" w:color="auto"/>
      </w:divBdr>
      <w:divsChild>
        <w:div w:id="317344090">
          <w:marLeft w:val="0"/>
          <w:marRight w:val="0"/>
          <w:marTop w:val="0"/>
          <w:marBottom w:val="0"/>
          <w:divBdr>
            <w:top w:val="none" w:sz="0" w:space="0" w:color="auto"/>
            <w:left w:val="none" w:sz="0" w:space="0" w:color="auto"/>
            <w:bottom w:val="none" w:sz="0" w:space="0" w:color="auto"/>
            <w:right w:val="none" w:sz="0" w:space="0" w:color="auto"/>
          </w:divBdr>
          <w:divsChild>
            <w:div w:id="1684740109">
              <w:marLeft w:val="0"/>
              <w:marRight w:val="0"/>
              <w:marTop w:val="0"/>
              <w:marBottom w:val="0"/>
              <w:divBdr>
                <w:top w:val="none" w:sz="0" w:space="0" w:color="auto"/>
                <w:left w:val="none" w:sz="0" w:space="0" w:color="auto"/>
                <w:bottom w:val="none" w:sz="0" w:space="0" w:color="auto"/>
                <w:right w:val="none" w:sz="0" w:space="0" w:color="auto"/>
              </w:divBdr>
            </w:div>
            <w:div w:id="971979795">
              <w:marLeft w:val="0"/>
              <w:marRight w:val="0"/>
              <w:marTop w:val="0"/>
              <w:marBottom w:val="0"/>
              <w:divBdr>
                <w:top w:val="none" w:sz="0" w:space="0" w:color="auto"/>
                <w:left w:val="none" w:sz="0" w:space="0" w:color="auto"/>
                <w:bottom w:val="none" w:sz="0" w:space="0" w:color="auto"/>
                <w:right w:val="none" w:sz="0" w:space="0" w:color="auto"/>
              </w:divBdr>
            </w:div>
            <w:div w:id="996306170">
              <w:marLeft w:val="0"/>
              <w:marRight w:val="0"/>
              <w:marTop w:val="0"/>
              <w:marBottom w:val="0"/>
              <w:divBdr>
                <w:top w:val="none" w:sz="0" w:space="0" w:color="auto"/>
                <w:left w:val="none" w:sz="0" w:space="0" w:color="auto"/>
                <w:bottom w:val="none" w:sz="0" w:space="0" w:color="auto"/>
                <w:right w:val="none" w:sz="0" w:space="0" w:color="auto"/>
              </w:divBdr>
            </w:div>
            <w:div w:id="1607734781">
              <w:marLeft w:val="0"/>
              <w:marRight w:val="0"/>
              <w:marTop w:val="0"/>
              <w:marBottom w:val="0"/>
              <w:divBdr>
                <w:top w:val="none" w:sz="0" w:space="0" w:color="auto"/>
                <w:left w:val="none" w:sz="0" w:space="0" w:color="auto"/>
                <w:bottom w:val="none" w:sz="0" w:space="0" w:color="auto"/>
                <w:right w:val="none" w:sz="0" w:space="0" w:color="auto"/>
              </w:divBdr>
            </w:div>
            <w:div w:id="264729831">
              <w:marLeft w:val="0"/>
              <w:marRight w:val="0"/>
              <w:marTop w:val="0"/>
              <w:marBottom w:val="0"/>
              <w:divBdr>
                <w:top w:val="none" w:sz="0" w:space="0" w:color="auto"/>
                <w:left w:val="none" w:sz="0" w:space="0" w:color="auto"/>
                <w:bottom w:val="none" w:sz="0" w:space="0" w:color="auto"/>
                <w:right w:val="none" w:sz="0" w:space="0" w:color="auto"/>
              </w:divBdr>
            </w:div>
            <w:div w:id="1714379730">
              <w:marLeft w:val="0"/>
              <w:marRight w:val="0"/>
              <w:marTop w:val="0"/>
              <w:marBottom w:val="0"/>
              <w:divBdr>
                <w:top w:val="none" w:sz="0" w:space="0" w:color="auto"/>
                <w:left w:val="none" w:sz="0" w:space="0" w:color="auto"/>
                <w:bottom w:val="none" w:sz="0" w:space="0" w:color="auto"/>
                <w:right w:val="none" w:sz="0" w:space="0" w:color="auto"/>
              </w:divBdr>
            </w:div>
            <w:div w:id="948699900">
              <w:marLeft w:val="0"/>
              <w:marRight w:val="0"/>
              <w:marTop w:val="0"/>
              <w:marBottom w:val="0"/>
              <w:divBdr>
                <w:top w:val="none" w:sz="0" w:space="0" w:color="auto"/>
                <w:left w:val="none" w:sz="0" w:space="0" w:color="auto"/>
                <w:bottom w:val="none" w:sz="0" w:space="0" w:color="auto"/>
                <w:right w:val="none" w:sz="0" w:space="0" w:color="auto"/>
              </w:divBdr>
            </w:div>
            <w:div w:id="94987432">
              <w:marLeft w:val="0"/>
              <w:marRight w:val="0"/>
              <w:marTop w:val="0"/>
              <w:marBottom w:val="0"/>
              <w:divBdr>
                <w:top w:val="none" w:sz="0" w:space="0" w:color="auto"/>
                <w:left w:val="none" w:sz="0" w:space="0" w:color="auto"/>
                <w:bottom w:val="none" w:sz="0" w:space="0" w:color="auto"/>
                <w:right w:val="none" w:sz="0" w:space="0" w:color="auto"/>
              </w:divBdr>
            </w:div>
            <w:div w:id="753629477">
              <w:marLeft w:val="0"/>
              <w:marRight w:val="0"/>
              <w:marTop w:val="0"/>
              <w:marBottom w:val="0"/>
              <w:divBdr>
                <w:top w:val="none" w:sz="0" w:space="0" w:color="auto"/>
                <w:left w:val="none" w:sz="0" w:space="0" w:color="auto"/>
                <w:bottom w:val="none" w:sz="0" w:space="0" w:color="auto"/>
                <w:right w:val="none" w:sz="0" w:space="0" w:color="auto"/>
              </w:divBdr>
            </w:div>
            <w:div w:id="809635676">
              <w:marLeft w:val="0"/>
              <w:marRight w:val="0"/>
              <w:marTop w:val="0"/>
              <w:marBottom w:val="0"/>
              <w:divBdr>
                <w:top w:val="none" w:sz="0" w:space="0" w:color="auto"/>
                <w:left w:val="none" w:sz="0" w:space="0" w:color="auto"/>
                <w:bottom w:val="none" w:sz="0" w:space="0" w:color="auto"/>
                <w:right w:val="none" w:sz="0" w:space="0" w:color="auto"/>
              </w:divBdr>
            </w:div>
            <w:div w:id="996107720">
              <w:marLeft w:val="0"/>
              <w:marRight w:val="0"/>
              <w:marTop w:val="0"/>
              <w:marBottom w:val="0"/>
              <w:divBdr>
                <w:top w:val="none" w:sz="0" w:space="0" w:color="auto"/>
                <w:left w:val="none" w:sz="0" w:space="0" w:color="auto"/>
                <w:bottom w:val="none" w:sz="0" w:space="0" w:color="auto"/>
                <w:right w:val="none" w:sz="0" w:space="0" w:color="auto"/>
              </w:divBdr>
            </w:div>
            <w:div w:id="1566837373">
              <w:marLeft w:val="0"/>
              <w:marRight w:val="0"/>
              <w:marTop w:val="0"/>
              <w:marBottom w:val="0"/>
              <w:divBdr>
                <w:top w:val="none" w:sz="0" w:space="0" w:color="auto"/>
                <w:left w:val="none" w:sz="0" w:space="0" w:color="auto"/>
                <w:bottom w:val="none" w:sz="0" w:space="0" w:color="auto"/>
                <w:right w:val="none" w:sz="0" w:space="0" w:color="auto"/>
              </w:divBdr>
            </w:div>
            <w:div w:id="1717780503">
              <w:marLeft w:val="0"/>
              <w:marRight w:val="0"/>
              <w:marTop w:val="0"/>
              <w:marBottom w:val="0"/>
              <w:divBdr>
                <w:top w:val="none" w:sz="0" w:space="0" w:color="auto"/>
                <w:left w:val="none" w:sz="0" w:space="0" w:color="auto"/>
                <w:bottom w:val="none" w:sz="0" w:space="0" w:color="auto"/>
                <w:right w:val="none" w:sz="0" w:space="0" w:color="auto"/>
              </w:divBdr>
            </w:div>
            <w:div w:id="1292445635">
              <w:marLeft w:val="0"/>
              <w:marRight w:val="0"/>
              <w:marTop w:val="0"/>
              <w:marBottom w:val="0"/>
              <w:divBdr>
                <w:top w:val="none" w:sz="0" w:space="0" w:color="auto"/>
                <w:left w:val="none" w:sz="0" w:space="0" w:color="auto"/>
                <w:bottom w:val="none" w:sz="0" w:space="0" w:color="auto"/>
                <w:right w:val="none" w:sz="0" w:space="0" w:color="auto"/>
              </w:divBdr>
            </w:div>
            <w:div w:id="2018189804">
              <w:marLeft w:val="0"/>
              <w:marRight w:val="0"/>
              <w:marTop w:val="0"/>
              <w:marBottom w:val="0"/>
              <w:divBdr>
                <w:top w:val="none" w:sz="0" w:space="0" w:color="auto"/>
                <w:left w:val="none" w:sz="0" w:space="0" w:color="auto"/>
                <w:bottom w:val="none" w:sz="0" w:space="0" w:color="auto"/>
                <w:right w:val="none" w:sz="0" w:space="0" w:color="auto"/>
              </w:divBdr>
            </w:div>
            <w:div w:id="2111974686">
              <w:marLeft w:val="0"/>
              <w:marRight w:val="0"/>
              <w:marTop w:val="0"/>
              <w:marBottom w:val="0"/>
              <w:divBdr>
                <w:top w:val="none" w:sz="0" w:space="0" w:color="auto"/>
                <w:left w:val="none" w:sz="0" w:space="0" w:color="auto"/>
                <w:bottom w:val="none" w:sz="0" w:space="0" w:color="auto"/>
                <w:right w:val="none" w:sz="0" w:space="0" w:color="auto"/>
              </w:divBdr>
            </w:div>
            <w:div w:id="1607955391">
              <w:marLeft w:val="0"/>
              <w:marRight w:val="0"/>
              <w:marTop w:val="0"/>
              <w:marBottom w:val="0"/>
              <w:divBdr>
                <w:top w:val="none" w:sz="0" w:space="0" w:color="auto"/>
                <w:left w:val="none" w:sz="0" w:space="0" w:color="auto"/>
                <w:bottom w:val="none" w:sz="0" w:space="0" w:color="auto"/>
                <w:right w:val="none" w:sz="0" w:space="0" w:color="auto"/>
              </w:divBdr>
            </w:div>
            <w:div w:id="571543260">
              <w:marLeft w:val="0"/>
              <w:marRight w:val="0"/>
              <w:marTop w:val="0"/>
              <w:marBottom w:val="0"/>
              <w:divBdr>
                <w:top w:val="none" w:sz="0" w:space="0" w:color="auto"/>
                <w:left w:val="none" w:sz="0" w:space="0" w:color="auto"/>
                <w:bottom w:val="none" w:sz="0" w:space="0" w:color="auto"/>
                <w:right w:val="none" w:sz="0" w:space="0" w:color="auto"/>
              </w:divBdr>
            </w:div>
            <w:div w:id="372659811">
              <w:marLeft w:val="0"/>
              <w:marRight w:val="0"/>
              <w:marTop w:val="0"/>
              <w:marBottom w:val="0"/>
              <w:divBdr>
                <w:top w:val="none" w:sz="0" w:space="0" w:color="auto"/>
                <w:left w:val="none" w:sz="0" w:space="0" w:color="auto"/>
                <w:bottom w:val="none" w:sz="0" w:space="0" w:color="auto"/>
                <w:right w:val="none" w:sz="0" w:space="0" w:color="auto"/>
              </w:divBdr>
            </w:div>
            <w:div w:id="625548490">
              <w:marLeft w:val="0"/>
              <w:marRight w:val="0"/>
              <w:marTop w:val="0"/>
              <w:marBottom w:val="0"/>
              <w:divBdr>
                <w:top w:val="none" w:sz="0" w:space="0" w:color="auto"/>
                <w:left w:val="none" w:sz="0" w:space="0" w:color="auto"/>
                <w:bottom w:val="none" w:sz="0" w:space="0" w:color="auto"/>
                <w:right w:val="none" w:sz="0" w:space="0" w:color="auto"/>
              </w:divBdr>
            </w:div>
            <w:div w:id="1868642045">
              <w:marLeft w:val="0"/>
              <w:marRight w:val="0"/>
              <w:marTop w:val="0"/>
              <w:marBottom w:val="0"/>
              <w:divBdr>
                <w:top w:val="none" w:sz="0" w:space="0" w:color="auto"/>
                <w:left w:val="none" w:sz="0" w:space="0" w:color="auto"/>
                <w:bottom w:val="none" w:sz="0" w:space="0" w:color="auto"/>
                <w:right w:val="none" w:sz="0" w:space="0" w:color="auto"/>
              </w:divBdr>
            </w:div>
            <w:div w:id="634876247">
              <w:marLeft w:val="0"/>
              <w:marRight w:val="0"/>
              <w:marTop w:val="0"/>
              <w:marBottom w:val="0"/>
              <w:divBdr>
                <w:top w:val="none" w:sz="0" w:space="0" w:color="auto"/>
                <w:left w:val="none" w:sz="0" w:space="0" w:color="auto"/>
                <w:bottom w:val="none" w:sz="0" w:space="0" w:color="auto"/>
                <w:right w:val="none" w:sz="0" w:space="0" w:color="auto"/>
              </w:divBdr>
            </w:div>
            <w:div w:id="11686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214">
      <w:bodyDiv w:val="1"/>
      <w:marLeft w:val="0"/>
      <w:marRight w:val="0"/>
      <w:marTop w:val="0"/>
      <w:marBottom w:val="0"/>
      <w:divBdr>
        <w:top w:val="none" w:sz="0" w:space="0" w:color="auto"/>
        <w:left w:val="none" w:sz="0" w:space="0" w:color="auto"/>
        <w:bottom w:val="none" w:sz="0" w:space="0" w:color="auto"/>
        <w:right w:val="none" w:sz="0" w:space="0" w:color="auto"/>
      </w:divBdr>
      <w:divsChild>
        <w:div w:id="1714765879">
          <w:marLeft w:val="0"/>
          <w:marRight w:val="0"/>
          <w:marTop w:val="0"/>
          <w:marBottom w:val="300"/>
          <w:divBdr>
            <w:top w:val="none" w:sz="0" w:space="0" w:color="auto"/>
            <w:left w:val="none" w:sz="0" w:space="0" w:color="auto"/>
            <w:bottom w:val="none" w:sz="0" w:space="0" w:color="auto"/>
            <w:right w:val="none" w:sz="0" w:space="0" w:color="auto"/>
          </w:divBdr>
          <w:divsChild>
            <w:div w:id="1111168287">
              <w:marLeft w:val="0"/>
              <w:marRight w:val="0"/>
              <w:marTop w:val="0"/>
              <w:marBottom w:val="0"/>
              <w:divBdr>
                <w:top w:val="none" w:sz="0" w:space="0" w:color="auto"/>
                <w:left w:val="none" w:sz="0" w:space="0" w:color="auto"/>
                <w:bottom w:val="none" w:sz="0" w:space="0" w:color="auto"/>
                <w:right w:val="none" w:sz="0" w:space="0" w:color="auto"/>
              </w:divBdr>
              <w:divsChild>
                <w:div w:id="1539270832">
                  <w:marLeft w:val="0"/>
                  <w:marRight w:val="0"/>
                  <w:marTop w:val="0"/>
                  <w:marBottom w:val="0"/>
                  <w:divBdr>
                    <w:top w:val="single" w:sz="6" w:space="0" w:color="DDDDDD"/>
                    <w:left w:val="single" w:sz="6" w:space="4" w:color="DDDDDD"/>
                    <w:bottom w:val="single" w:sz="6" w:space="0" w:color="DDDDDD"/>
                    <w:right w:val="single" w:sz="6" w:space="4" w:color="DDDDDD"/>
                  </w:divBdr>
                  <w:divsChild>
                    <w:div w:id="429856518">
                      <w:marLeft w:val="0"/>
                      <w:marRight w:val="0"/>
                      <w:marTop w:val="0"/>
                      <w:marBottom w:val="150"/>
                      <w:divBdr>
                        <w:top w:val="none" w:sz="0" w:space="0" w:color="auto"/>
                        <w:left w:val="none" w:sz="0" w:space="0" w:color="auto"/>
                        <w:bottom w:val="none" w:sz="0" w:space="0" w:color="auto"/>
                        <w:right w:val="none" w:sz="0" w:space="0" w:color="auto"/>
                      </w:divBdr>
                      <w:divsChild>
                        <w:div w:id="583490877">
                          <w:marLeft w:val="0"/>
                          <w:marRight w:val="0"/>
                          <w:marTop w:val="0"/>
                          <w:marBottom w:val="0"/>
                          <w:divBdr>
                            <w:top w:val="none" w:sz="0" w:space="0" w:color="auto"/>
                            <w:left w:val="none" w:sz="0" w:space="0" w:color="auto"/>
                            <w:bottom w:val="none" w:sz="0" w:space="0" w:color="auto"/>
                            <w:right w:val="none" w:sz="0" w:space="0" w:color="auto"/>
                          </w:divBdr>
                          <w:divsChild>
                            <w:div w:id="1974864951">
                              <w:marLeft w:val="0"/>
                              <w:marRight w:val="0"/>
                              <w:marTop w:val="0"/>
                              <w:marBottom w:val="0"/>
                              <w:divBdr>
                                <w:top w:val="none" w:sz="0" w:space="0" w:color="auto"/>
                                <w:left w:val="none" w:sz="0" w:space="0" w:color="auto"/>
                                <w:bottom w:val="none" w:sz="0" w:space="0" w:color="auto"/>
                                <w:right w:val="none" w:sz="0" w:space="0" w:color="auto"/>
                              </w:divBdr>
                              <w:divsChild>
                                <w:div w:id="1368025489">
                                  <w:marLeft w:val="0"/>
                                  <w:marRight w:val="0"/>
                                  <w:marTop w:val="0"/>
                                  <w:marBottom w:val="0"/>
                                  <w:divBdr>
                                    <w:top w:val="none" w:sz="0" w:space="0" w:color="auto"/>
                                    <w:left w:val="none" w:sz="0" w:space="0" w:color="auto"/>
                                    <w:bottom w:val="none" w:sz="0" w:space="0" w:color="auto"/>
                                    <w:right w:val="none" w:sz="0" w:space="0" w:color="auto"/>
                                  </w:divBdr>
                                  <w:divsChild>
                                    <w:div w:id="1647928807">
                                      <w:marLeft w:val="0"/>
                                      <w:marRight w:val="0"/>
                                      <w:marTop w:val="0"/>
                                      <w:marBottom w:val="0"/>
                                      <w:divBdr>
                                        <w:top w:val="none" w:sz="0" w:space="0" w:color="auto"/>
                                        <w:left w:val="none" w:sz="0" w:space="0" w:color="auto"/>
                                        <w:bottom w:val="none" w:sz="0" w:space="0" w:color="auto"/>
                                        <w:right w:val="none" w:sz="0" w:space="0" w:color="auto"/>
                                      </w:divBdr>
                                    </w:div>
                                    <w:div w:id="2130279488">
                                      <w:marLeft w:val="0"/>
                                      <w:marRight w:val="0"/>
                                      <w:marTop w:val="0"/>
                                      <w:marBottom w:val="0"/>
                                      <w:divBdr>
                                        <w:top w:val="none" w:sz="0" w:space="0" w:color="auto"/>
                                        <w:left w:val="none" w:sz="0" w:space="0" w:color="auto"/>
                                        <w:bottom w:val="none" w:sz="0" w:space="0" w:color="auto"/>
                                        <w:right w:val="none" w:sz="0" w:space="0" w:color="auto"/>
                                      </w:divBdr>
                                    </w:div>
                                    <w:div w:id="1253277561">
                                      <w:marLeft w:val="0"/>
                                      <w:marRight w:val="0"/>
                                      <w:marTop w:val="0"/>
                                      <w:marBottom w:val="0"/>
                                      <w:divBdr>
                                        <w:top w:val="none" w:sz="0" w:space="0" w:color="auto"/>
                                        <w:left w:val="none" w:sz="0" w:space="0" w:color="auto"/>
                                        <w:bottom w:val="none" w:sz="0" w:space="0" w:color="auto"/>
                                        <w:right w:val="none" w:sz="0" w:space="0" w:color="auto"/>
                                      </w:divBdr>
                                    </w:div>
                                    <w:div w:id="2042968617">
                                      <w:marLeft w:val="0"/>
                                      <w:marRight w:val="0"/>
                                      <w:marTop w:val="0"/>
                                      <w:marBottom w:val="0"/>
                                      <w:divBdr>
                                        <w:top w:val="none" w:sz="0" w:space="0" w:color="auto"/>
                                        <w:left w:val="none" w:sz="0" w:space="0" w:color="auto"/>
                                        <w:bottom w:val="none" w:sz="0" w:space="0" w:color="auto"/>
                                        <w:right w:val="none" w:sz="0" w:space="0" w:color="auto"/>
                                      </w:divBdr>
                                    </w:div>
                                    <w:div w:id="1152911641">
                                      <w:marLeft w:val="0"/>
                                      <w:marRight w:val="0"/>
                                      <w:marTop w:val="0"/>
                                      <w:marBottom w:val="0"/>
                                      <w:divBdr>
                                        <w:top w:val="none" w:sz="0" w:space="0" w:color="auto"/>
                                        <w:left w:val="none" w:sz="0" w:space="0" w:color="auto"/>
                                        <w:bottom w:val="none" w:sz="0" w:space="0" w:color="auto"/>
                                        <w:right w:val="none" w:sz="0" w:space="0" w:color="auto"/>
                                      </w:divBdr>
                                    </w:div>
                                    <w:div w:id="566845071">
                                      <w:marLeft w:val="0"/>
                                      <w:marRight w:val="0"/>
                                      <w:marTop w:val="0"/>
                                      <w:marBottom w:val="0"/>
                                      <w:divBdr>
                                        <w:top w:val="none" w:sz="0" w:space="0" w:color="auto"/>
                                        <w:left w:val="none" w:sz="0" w:space="0" w:color="auto"/>
                                        <w:bottom w:val="none" w:sz="0" w:space="0" w:color="auto"/>
                                        <w:right w:val="none" w:sz="0" w:space="0" w:color="auto"/>
                                      </w:divBdr>
                                    </w:div>
                                    <w:div w:id="1197425006">
                                      <w:marLeft w:val="0"/>
                                      <w:marRight w:val="0"/>
                                      <w:marTop w:val="0"/>
                                      <w:marBottom w:val="0"/>
                                      <w:divBdr>
                                        <w:top w:val="none" w:sz="0" w:space="0" w:color="auto"/>
                                        <w:left w:val="none" w:sz="0" w:space="0" w:color="auto"/>
                                        <w:bottom w:val="none" w:sz="0" w:space="0" w:color="auto"/>
                                        <w:right w:val="none" w:sz="0" w:space="0" w:color="auto"/>
                                      </w:divBdr>
                                    </w:div>
                                    <w:div w:id="1026633577">
                                      <w:marLeft w:val="0"/>
                                      <w:marRight w:val="0"/>
                                      <w:marTop w:val="0"/>
                                      <w:marBottom w:val="0"/>
                                      <w:divBdr>
                                        <w:top w:val="none" w:sz="0" w:space="0" w:color="auto"/>
                                        <w:left w:val="none" w:sz="0" w:space="0" w:color="auto"/>
                                        <w:bottom w:val="none" w:sz="0" w:space="0" w:color="auto"/>
                                        <w:right w:val="none" w:sz="0" w:space="0" w:color="auto"/>
                                      </w:divBdr>
                                    </w:div>
                                    <w:div w:id="1713310763">
                                      <w:marLeft w:val="0"/>
                                      <w:marRight w:val="0"/>
                                      <w:marTop w:val="0"/>
                                      <w:marBottom w:val="0"/>
                                      <w:divBdr>
                                        <w:top w:val="none" w:sz="0" w:space="0" w:color="auto"/>
                                        <w:left w:val="none" w:sz="0" w:space="0" w:color="auto"/>
                                        <w:bottom w:val="none" w:sz="0" w:space="0" w:color="auto"/>
                                        <w:right w:val="none" w:sz="0" w:space="0" w:color="auto"/>
                                      </w:divBdr>
                                    </w:div>
                                    <w:div w:id="1783762501">
                                      <w:marLeft w:val="0"/>
                                      <w:marRight w:val="0"/>
                                      <w:marTop w:val="0"/>
                                      <w:marBottom w:val="0"/>
                                      <w:divBdr>
                                        <w:top w:val="none" w:sz="0" w:space="0" w:color="auto"/>
                                        <w:left w:val="none" w:sz="0" w:space="0" w:color="auto"/>
                                        <w:bottom w:val="none" w:sz="0" w:space="0" w:color="auto"/>
                                        <w:right w:val="none" w:sz="0" w:space="0" w:color="auto"/>
                                      </w:divBdr>
                                    </w:div>
                                    <w:div w:id="1780949227">
                                      <w:marLeft w:val="0"/>
                                      <w:marRight w:val="0"/>
                                      <w:marTop w:val="0"/>
                                      <w:marBottom w:val="0"/>
                                      <w:divBdr>
                                        <w:top w:val="none" w:sz="0" w:space="0" w:color="auto"/>
                                        <w:left w:val="none" w:sz="0" w:space="0" w:color="auto"/>
                                        <w:bottom w:val="none" w:sz="0" w:space="0" w:color="auto"/>
                                        <w:right w:val="none" w:sz="0" w:space="0" w:color="auto"/>
                                      </w:divBdr>
                                    </w:div>
                                    <w:div w:id="2084911852">
                                      <w:marLeft w:val="0"/>
                                      <w:marRight w:val="0"/>
                                      <w:marTop w:val="0"/>
                                      <w:marBottom w:val="0"/>
                                      <w:divBdr>
                                        <w:top w:val="none" w:sz="0" w:space="0" w:color="auto"/>
                                        <w:left w:val="none" w:sz="0" w:space="0" w:color="auto"/>
                                        <w:bottom w:val="none" w:sz="0" w:space="0" w:color="auto"/>
                                        <w:right w:val="none" w:sz="0" w:space="0" w:color="auto"/>
                                      </w:divBdr>
                                    </w:div>
                                    <w:div w:id="112098324">
                                      <w:marLeft w:val="0"/>
                                      <w:marRight w:val="0"/>
                                      <w:marTop w:val="0"/>
                                      <w:marBottom w:val="0"/>
                                      <w:divBdr>
                                        <w:top w:val="none" w:sz="0" w:space="0" w:color="auto"/>
                                        <w:left w:val="none" w:sz="0" w:space="0" w:color="auto"/>
                                        <w:bottom w:val="none" w:sz="0" w:space="0" w:color="auto"/>
                                        <w:right w:val="none" w:sz="0" w:space="0" w:color="auto"/>
                                      </w:divBdr>
                                    </w:div>
                                    <w:div w:id="773132254">
                                      <w:marLeft w:val="0"/>
                                      <w:marRight w:val="0"/>
                                      <w:marTop w:val="0"/>
                                      <w:marBottom w:val="0"/>
                                      <w:divBdr>
                                        <w:top w:val="none" w:sz="0" w:space="0" w:color="auto"/>
                                        <w:left w:val="none" w:sz="0" w:space="0" w:color="auto"/>
                                        <w:bottom w:val="none" w:sz="0" w:space="0" w:color="auto"/>
                                        <w:right w:val="none" w:sz="0" w:space="0" w:color="auto"/>
                                      </w:divBdr>
                                    </w:div>
                                    <w:div w:id="1356073994">
                                      <w:marLeft w:val="0"/>
                                      <w:marRight w:val="0"/>
                                      <w:marTop w:val="0"/>
                                      <w:marBottom w:val="0"/>
                                      <w:divBdr>
                                        <w:top w:val="none" w:sz="0" w:space="0" w:color="auto"/>
                                        <w:left w:val="none" w:sz="0" w:space="0" w:color="auto"/>
                                        <w:bottom w:val="none" w:sz="0" w:space="0" w:color="auto"/>
                                        <w:right w:val="none" w:sz="0" w:space="0" w:color="auto"/>
                                      </w:divBdr>
                                    </w:div>
                                    <w:div w:id="1978954106">
                                      <w:marLeft w:val="0"/>
                                      <w:marRight w:val="0"/>
                                      <w:marTop w:val="0"/>
                                      <w:marBottom w:val="0"/>
                                      <w:divBdr>
                                        <w:top w:val="none" w:sz="0" w:space="0" w:color="auto"/>
                                        <w:left w:val="none" w:sz="0" w:space="0" w:color="auto"/>
                                        <w:bottom w:val="none" w:sz="0" w:space="0" w:color="auto"/>
                                        <w:right w:val="none" w:sz="0" w:space="0" w:color="auto"/>
                                      </w:divBdr>
                                    </w:div>
                                    <w:div w:id="1823620191">
                                      <w:marLeft w:val="0"/>
                                      <w:marRight w:val="0"/>
                                      <w:marTop w:val="0"/>
                                      <w:marBottom w:val="0"/>
                                      <w:divBdr>
                                        <w:top w:val="none" w:sz="0" w:space="0" w:color="auto"/>
                                        <w:left w:val="none" w:sz="0" w:space="0" w:color="auto"/>
                                        <w:bottom w:val="none" w:sz="0" w:space="0" w:color="auto"/>
                                        <w:right w:val="none" w:sz="0" w:space="0" w:color="auto"/>
                                      </w:divBdr>
                                    </w:div>
                                    <w:div w:id="259260610">
                                      <w:marLeft w:val="0"/>
                                      <w:marRight w:val="0"/>
                                      <w:marTop w:val="0"/>
                                      <w:marBottom w:val="0"/>
                                      <w:divBdr>
                                        <w:top w:val="none" w:sz="0" w:space="0" w:color="auto"/>
                                        <w:left w:val="none" w:sz="0" w:space="0" w:color="auto"/>
                                        <w:bottom w:val="none" w:sz="0" w:space="0" w:color="auto"/>
                                        <w:right w:val="none" w:sz="0" w:space="0" w:color="auto"/>
                                      </w:divBdr>
                                    </w:div>
                                    <w:div w:id="468741636">
                                      <w:marLeft w:val="0"/>
                                      <w:marRight w:val="0"/>
                                      <w:marTop w:val="0"/>
                                      <w:marBottom w:val="0"/>
                                      <w:divBdr>
                                        <w:top w:val="none" w:sz="0" w:space="0" w:color="auto"/>
                                        <w:left w:val="none" w:sz="0" w:space="0" w:color="auto"/>
                                        <w:bottom w:val="none" w:sz="0" w:space="0" w:color="auto"/>
                                        <w:right w:val="none" w:sz="0" w:space="0" w:color="auto"/>
                                      </w:divBdr>
                                    </w:div>
                                    <w:div w:id="838471043">
                                      <w:marLeft w:val="0"/>
                                      <w:marRight w:val="0"/>
                                      <w:marTop w:val="0"/>
                                      <w:marBottom w:val="0"/>
                                      <w:divBdr>
                                        <w:top w:val="none" w:sz="0" w:space="0" w:color="auto"/>
                                        <w:left w:val="none" w:sz="0" w:space="0" w:color="auto"/>
                                        <w:bottom w:val="none" w:sz="0" w:space="0" w:color="auto"/>
                                        <w:right w:val="none" w:sz="0" w:space="0" w:color="auto"/>
                                      </w:divBdr>
                                    </w:div>
                                    <w:div w:id="1811706830">
                                      <w:marLeft w:val="0"/>
                                      <w:marRight w:val="0"/>
                                      <w:marTop w:val="0"/>
                                      <w:marBottom w:val="0"/>
                                      <w:divBdr>
                                        <w:top w:val="none" w:sz="0" w:space="0" w:color="auto"/>
                                        <w:left w:val="none" w:sz="0" w:space="0" w:color="auto"/>
                                        <w:bottom w:val="none" w:sz="0" w:space="0" w:color="auto"/>
                                        <w:right w:val="none" w:sz="0" w:space="0" w:color="auto"/>
                                      </w:divBdr>
                                    </w:div>
                                    <w:div w:id="1223370031">
                                      <w:marLeft w:val="0"/>
                                      <w:marRight w:val="0"/>
                                      <w:marTop w:val="0"/>
                                      <w:marBottom w:val="0"/>
                                      <w:divBdr>
                                        <w:top w:val="none" w:sz="0" w:space="0" w:color="auto"/>
                                        <w:left w:val="none" w:sz="0" w:space="0" w:color="auto"/>
                                        <w:bottom w:val="none" w:sz="0" w:space="0" w:color="auto"/>
                                        <w:right w:val="none" w:sz="0" w:space="0" w:color="auto"/>
                                      </w:divBdr>
                                    </w:div>
                                    <w:div w:id="4155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981791">
      <w:bodyDiv w:val="1"/>
      <w:marLeft w:val="0"/>
      <w:marRight w:val="0"/>
      <w:marTop w:val="0"/>
      <w:marBottom w:val="0"/>
      <w:divBdr>
        <w:top w:val="none" w:sz="0" w:space="0" w:color="auto"/>
        <w:left w:val="none" w:sz="0" w:space="0" w:color="auto"/>
        <w:bottom w:val="none" w:sz="0" w:space="0" w:color="auto"/>
        <w:right w:val="none" w:sz="0" w:space="0" w:color="auto"/>
      </w:divBdr>
      <w:divsChild>
        <w:div w:id="1576478917">
          <w:marLeft w:val="-300"/>
          <w:marRight w:val="-300"/>
          <w:marTop w:val="360"/>
          <w:marBottom w:val="360"/>
          <w:divBdr>
            <w:top w:val="none" w:sz="0" w:space="0" w:color="auto"/>
            <w:left w:val="none" w:sz="0" w:space="0" w:color="auto"/>
            <w:bottom w:val="none" w:sz="0" w:space="0" w:color="auto"/>
            <w:right w:val="none" w:sz="0" w:space="0" w:color="auto"/>
          </w:divBdr>
        </w:div>
      </w:divsChild>
    </w:div>
    <w:div w:id="781723758">
      <w:bodyDiv w:val="1"/>
      <w:marLeft w:val="0"/>
      <w:marRight w:val="0"/>
      <w:marTop w:val="0"/>
      <w:marBottom w:val="0"/>
      <w:divBdr>
        <w:top w:val="none" w:sz="0" w:space="0" w:color="auto"/>
        <w:left w:val="none" w:sz="0" w:space="0" w:color="auto"/>
        <w:bottom w:val="none" w:sz="0" w:space="0" w:color="auto"/>
        <w:right w:val="none" w:sz="0" w:space="0" w:color="auto"/>
      </w:divBdr>
    </w:div>
    <w:div w:id="785974101">
      <w:bodyDiv w:val="1"/>
      <w:marLeft w:val="0"/>
      <w:marRight w:val="0"/>
      <w:marTop w:val="0"/>
      <w:marBottom w:val="0"/>
      <w:divBdr>
        <w:top w:val="none" w:sz="0" w:space="0" w:color="auto"/>
        <w:left w:val="none" w:sz="0" w:space="0" w:color="auto"/>
        <w:bottom w:val="none" w:sz="0" w:space="0" w:color="auto"/>
        <w:right w:val="none" w:sz="0" w:space="0" w:color="auto"/>
      </w:divBdr>
    </w:div>
    <w:div w:id="788595624">
      <w:bodyDiv w:val="1"/>
      <w:marLeft w:val="0"/>
      <w:marRight w:val="0"/>
      <w:marTop w:val="0"/>
      <w:marBottom w:val="0"/>
      <w:divBdr>
        <w:top w:val="none" w:sz="0" w:space="0" w:color="auto"/>
        <w:left w:val="none" w:sz="0" w:space="0" w:color="auto"/>
        <w:bottom w:val="none" w:sz="0" w:space="0" w:color="auto"/>
        <w:right w:val="none" w:sz="0" w:space="0" w:color="auto"/>
      </w:divBdr>
      <w:divsChild>
        <w:div w:id="748507206">
          <w:marLeft w:val="0"/>
          <w:marRight w:val="0"/>
          <w:marTop w:val="0"/>
          <w:marBottom w:val="0"/>
          <w:divBdr>
            <w:top w:val="none" w:sz="0" w:space="0" w:color="auto"/>
            <w:left w:val="none" w:sz="0" w:space="0" w:color="auto"/>
            <w:bottom w:val="none" w:sz="0" w:space="0" w:color="auto"/>
            <w:right w:val="none" w:sz="0" w:space="0" w:color="auto"/>
          </w:divBdr>
          <w:divsChild>
            <w:div w:id="1687634241">
              <w:marLeft w:val="0"/>
              <w:marRight w:val="0"/>
              <w:marTop w:val="0"/>
              <w:marBottom w:val="0"/>
              <w:divBdr>
                <w:top w:val="none" w:sz="0" w:space="0" w:color="auto"/>
                <w:left w:val="none" w:sz="0" w:space="0" w:color="auto"/>
                <w:bottom w:val="none" w:sz="0" w:space="0" w:color="auto"/>
                <w:right w:val="none" w:sz="0" w:space="0" w:color="auto"/>
              </w:divBdr>
            </w:div>
            <w:div w:id="2057318324">
              <w:marLeft w:val="0"/>
              <w:marRight w:val="0"/>
              <w:marTop w:val="0"/>
              <w:marBottom w:val="0"/>
              <w:divBdr>
                <w:top w:val="none" w:sz="0" w:space="0" w:color="auto"/>
                <w:left w:val="none" w:sz="0" w:space="0" w:color="auto"/>
                <w:bottom w:val="none" w:sz="0" w:space="0" w:color="auto"/>
                <w:right w:val="none" w:sz="0" w:space="0" w:color="auto"/>
              </w:divBdr>
            </w:div>
            <w:div w:id="636452473">
              <w:marLeft w:val="0"/>
              <w:marRight w:val="0"/>
              <w:marTop w:val="0"/>
              <w:marBottom w:val="0"/>
              <w:divBdr>
                <w:top w:val="none" w:sz="0" w:space="0" w:color="auto"/>
                <w:left w:val="none" w:sz="0" w:space="0" w:color="auto"/>
                <w:bottom w:val="none" w:sz="0" w:space="0" w:color="auto"/>
                <w:right w:val="none" w:sz="0" w:space="0" w:color="auto"/>
              </w:divBdr>
            </w:div>
            <w:div w:id="427166884">
              <w:marLeft w:val="0"/>
              <w:marRight w:val="0"/>
              <w:marTop w:val="0"/>
              <w:marBottom w:val="0"/>
              <w:divBdr>
                <w:top w:val="none" w:sz="0" w:space="0" w:color="auto"/>
                <w:left w:val="none" w:sz="0" w:space="0" w:color="auto"/>
                <w:bottom w:val="none" w:sz="0" w:space="0" w:color="auto"/>
                <w:right w:val="none" w:sz="0" w:space="0" w:color="auto"/>
              </w:divBdr>
            </w:div>
            <w:div w:id="2026513453">
              <w:marLeft w:val="0"/>
              <w:marRight w:val="0"/>
              <w:marTop w:val="0"/>
              <w:marBottom w:val="0"/>
              <w:divBdr>
                <w:top w:val="none" w:sz="0" w:space="0" w:color="auto"/>
                <w:left w:val="none" w:sz="0" w:space="0" w:color="auto"/>
                <w:bottom w:val="none" w:sz="0" w:space="0" w:color="auto"/>
                <w:right w:val="none" w:sz="0" w:space="0" w:color="auto"/>
              </w:divBdr>
            </w:div>
            <w:div w:id="1443111241">
              <w:marLeft w:val="0"/>
              <w:marRight w:val="0"/>
              <w:marTop w:val="0"/>
              <w:marBottom w:val="0"/>
              <w:divBdr>
                <w:top w:val="none" w:sz="0" w:space="0" w:color="auto"/>
                <w:left w:val="none" w:sz="0" w:space="0" w:color="auto"/>
                <w:bottom w:val="none" w:sz="0" w:space="0" w:color="auto"/>
                <w:right w:val="none" w:sz="0" w:space="0" w:color="auto"/>
              </w:divBdr>
            </w:div>
            <w:div w:id="186332015">
              <w:marLeft w:val="0"/>
              <w:marRight w:val="0"/>
              <w:marTop w:val="0"/>
              <w:marBottom w:val="0"/>
              <w:divBdr>
                <w:top w:val="none" w:sz="0" w:space="0" w:color="auto"/>
                <w:left w:val="none" w:sz="0" w:space="0" w:color="auto"/>
                <w:bottom w:val="none" w:sz="0" w:space="0" w:color="auto"/>
                <w:right w:val="none" w:sz="0" w:space="0" w:color="auto"/>
              </w:divBdr>
            </w:div>
            <w:div w:id="1360204820">
              <w:marLeft w:val="0"/>
              <w:marRight w:val="0"/>
              <w:marTop w:val="0"/>
              <w:marBottom w:val="0"/>
              <w:divBdr>
                <w:top w:val="none" w:sz="0" w:space="0" w:color="auto"/>
                <w:left w:val="none" w:sz="0" w:space="0" w:color="auto"/>
                <w:bottom w:val="none" w:sz="0" w:space="0" w:color="auto"/>
                <w:right w:val="none" w:sz="0" w:space="0" w:color="auto"/>
              </w:divBdr>
            </w:div>
            <w:div w:id="1165316725">
              <w:marLeft w:val="0"/>
              <w:marRight w:val="0"/>
              <w:marTop w:val="0"/>
              <w:marBottom w:val="0"/>
              <w:divBdr>
                <w:top w:val="none" w:sz="0" w:space="0" w:color="auto"/>
                <w:left w:val="none" w:sz="0" w:space="0" w:color="auto"/>
                <w:bottom w:val="none" w:sz="0" w:space="0" w:color="auto"/>
                <w:right w:val="none" w:sz="0" w:space="0" w:color="auto"/>
              </w:divBdr>
            </w:div>
            <w:div w:id="13389526">
              <w:marLeft w:val="0"/>
              <w:marRight w:val="0"/>
              <w:marTop w:val="0"/>
              <w:marBottom w:val="0"/>
              <w:divBdr>
                <w:top w:val="none" w:sz="0" w:space="0" w:color="auto"/>
                <w:left w:val="none" w:sz="0" w:space="0" w:color="auto"/>
                <w:bottom w:val="none" w:sz="0" w:space="0" w:color="auto"/>
                <w:right w:val="none" w:sz="0" w:space="0" w:color="auto"/>
              </w:divBdr>
            </w:div>
            <w:div w:id="429594291">
              <w:marLeft w:val="0"/>
              <w:marRight w:val="0"/>
              <w:marTop w:val="0"/>
              <w:marBottom w:val="0"/>
              <w:divBdr>
                <w:top w:val="none" w:sz="0" w:space="0" w:color="auto"/>
                <w:left w:val="none" w:sz="0" w:space="0" w:color="auto"/>
                <w:bottom w:val="none" w:sz="0" w:space="0" w:color="auto"/>
                <w:right w:val="none" w:sz="0" w:space="0" w:color="auto"/>
              </w:divBdr>
            </w:div>
            <w:div w:id="1395005630">
              <w:marLeft w:val="0"/>
              <w:marRight w:val="0"/>
              <w:marTop w:val="0"/>
              <w:marBottom w:val="0"/>
              <w:divBdr>
                <w:top w:val="none" w:sz="0" w:space="0" w:color="auto"/>
                <w:left w:val="none" w:sz="0" w:space="0" w:color="auto"/>
                <w:bottom w:val="none" w:sz="0" w:space="0" w:color="auto"/>
                <w:right w:val="none" w:sz="0" w:space="0" w:color="auto"/>
              </w:divBdr>
            </w:div>
            <w:div w:id="1199317322">
              <w:marLeft w:val="0"/>
              <w:marRight w:val="0"/>
              <w:marTop w:val="0"/>
              <w:marBottom w:val="0"/>
              <w:divBdr>
                <w:top w:val="none" w:sz="0" w:space="0" w:color="auto"/>
                <w:left w:val="none" w:sz="0" w:space="0" w:color="auto"/>
                <w:bottom w:val="none" w:sz="0" w:space="0" w:color="auto"/>
                <w:right w:val="none" w:sz="0" w:space="0" w:color="auto"/>
              </w:divBdr>
            </w:div>
            <w:div w:id="346055269">
              <w:marLeft w:val="0"/>
              <w:marRight w:val="0"/>
              <w:marTop w:val="0"/>
              <w:marBottom w:val="0"/>
              <w:divBdr>
                <w:top w:val="none" w:sz="0" w:space="0" w:color="auto"/>
                <w:left w:val="none" w:sz="0" w:space="0" w:color="auto"/>
                <w:bottom w:val="none" w:sz="0" w:space="0" w:color="auto"/>
                <w:right w:val="none" w:sz="0" w:space="0" w:color="auto"/>
              </w:divBdr>
            </w:div>
            <w:div w:id="1408720899">
              <w:marLeft w:val="0"/>
              <w:marRight w:val="0"/>
              <w:marTop w:val="0"/>
              <w:marBottom w:val="0"/>
              <w:divBdr>
                <w:top w:val="none" w:sz="0" w:space="0" w:color="auto"/>
                <w:left w:val="none" w:sz="0" w:space="0" w:color="auto"/>
                <w:bottom w:val="none" w:sz="0" w:space="0" w:color="auto"/>
                <w:right w:val="none" w:sz="0" w:space="0" w:color="auto"/>
              </w:divBdr>
            </w:div>
            <w:div w:id="2069919760">
              <w:marLeft w:val="0"/>
              <w:marRight w:val="0"/>
              <w:marTop w:val="0"/>
              <w:marBottom w:val="0"/>
              <w:divBdr>
                <w:top w:val="none" w:sz="0" w:space="0" w:color="auto"/>
                <w:left w:val="none" w:sz="0" w:space="0" w:color="auto"/>
                <w:bottom w:val="none" w:sz="0" w:space="0" w:color="auto"/>
                <w:right w:val="none" w:sz="0" w:space="0" w:color="auto"/>
              </w:divBdr>
            </w:div>
            <w:div w:id="536353851">
              <w:marLeft w:val="0"/>
              <w:marRight w:val="0"/>
              <w:marTop w:val="0"/>
              <w:marBottom w:val="0"/>
              <w:divBdr>
                <w:top w:val="none" w:sz="0" w:space="0" w:color="auto"/>
                <w:left w:val="none" w:sz="0" w:space="0" w:color="auto"/>
                <w:bottom w:val="none" w:sz="0" w:space="0" w:color="auto"/>
                <w:right w:val="none" w:sz="0" w:space="0" w:color="auto"/>
              </w:divBdr>
            </w:div>
            <w:div w:id="108624231">
              <w:marLeft w:val="0"/>
              <w:marRight w:val="0"/>
              <w:marTop w:val="0"/>
              <w:marBottom w:val="0"/>
              <w:divBdr>
                <w:top w:val="none" w:sz="0" w:space="0" w:color="auto"/>
                <w:left w:val="none" w:sz="0" w:space="0" w:color="auto"/>
                <w:bottom w:val="none" w:sz="0" w:space="0" w:color="auto"/>
                <w:right w:val="none" w:sz="0" w:space="0" w:color="auto"/>
              </w:divBdr>
            </w:div>
            <w:div w:id="12615180">
              <w:marLeft w:val="0"/>
              <w:marRight w:val="0"/>
              <w:marTop w:val="0"/>
              <w:marBottom w:val="0"/>
              <w:divBdr>
                <w:top w:val="none" w:sz="0" w:space="0" w:color="auto"/>
                <w:left w:val="none" w:sz="0" w:space="0" w:color="auto"/>
                <w:bottom w:val="none" w:sz="0" w:space="0" w:color="auto"/>
                <w:right w:val="none" w:sz="0" w:space="0" w:color="auto"/>
              </w:divBdr>
            </w:div>
            <w:div w:id="952438443">
              <w:marLeft w:val="0"/>
              <w:marRight w:val="0"/>
              <w:marTop w:val="0"/>
              <w:marBottom w:val="0"/>
              <w:divBdr>
                <w:top w:val="none" w:sz="0" w:space="0" w:color="auto"/>
                <w:left w:val="none" w:sz="0" w:space="0" w:color="auto"/>
                <w:bottom w:val="none" w:sz="0" w:space="0" w:color="auto"/>
                <w:right w:val="none" w:sz="0" w:space="0" w:color="auto"/>
              </w:divBdr>
            </w:div>
            <w:div w:id="1423910150">
              <w:marLeft w:val="0"/>
              <w:marRight w:val="0"/>
              <w:marTop w:val="0"/>
              <w:marBottom w:val="0"/>
              <w:divBdr>
                <w:top w:val="none" w:sz="0" w:space="0" w:color="auto"/>
                <w:left w:val="none" w:sz="0" w:space="0" w:color="auto"/>
                <w:bottom w:val="none" w:sz="0" w:space="0" w:color="auto"/>
                <w:right w:val="none" w:sz="0" w:space="0" w:color="auto"/>
              </w:divBdr>
            </w:div>
            <w:div w:id="1921132496">
              <w:marLeft w:val="0"/>
              <w:marRight w:val="0"/>
              <w:marTop w:val="0"/>
              <w:marBottom w:val="0"/>
              <w:divBdr>
                <w:top w:val="none" w:sz="0" w:space="0" w:color="auto"/>
                <w:left w:val="none" w:sz="0" w:space="0" w:color="auto"/>
                <w:bottom w:val="none" w:sz="0" w:space="0" w:color="auto"/>
                <w:right w:val="none" w:sz="0" w:space="0" w:color="auto"/>
              </w:divBdr>
            </w:div>
            <w:div w:id="2011252884">
              <w:marLeft w:val="0"/>
              <w:marRight w:val="0"/>
              <w:marTop w:val="0"/>
              <w:marBottom w:val="0"/>
              <w:divBdr>
                <w:top w:val="none" w:sz="0" w:space="0" w:color="auto"/>
                <w:left w:val="none" w:sz="0" w:space="0" w:color="auto"/>
                <w:bottom w:val="none" w:sz="0" w:space="0" w:color="auto"/>
                <w:right w:val="none" w:sz="0" w:space="0" w:color="auto"/>
              </w:divBdr>
            </w:div>
            <w:div w:id="1874269776">
              <w:marLeft w:val="0"/>
              <w:marRight w:val="0"/>
              <w:marTop w:val="0"/>
              <w:marBottom w:val="0"/>
              <w:divBdr>
                <w:top w:val="none" w:sz="0" w:space="0" w:color="auto"/>
                <w:left w:val="none" w:sz="0" w:space="0" w:color="auto"/>
                <w:bottom w:val="none" w:sz="0" w:space="0" w:color="auto"/>
                <w:right w:val="none" w:sz="0" w:space="0" w:color="auto"/>
              </w:divBdr>
            </w:div>
            <w:div w:id="148325109">
              <w:marLeft w:val="0"/>
              <w:marRight w:val="0"/>
              <w:marTop w:val="0"/>
              <w:marBottom w:val="0"/>
              <w:divBdr>
                <w:top w:val="none" w:sz="0" w:space="0" w:color="auto"/>
                <w:left w:val="none" w:sz="0" w:space="0" w:color="auto"/>
                <w:bottom w:val="none" w:sz="0" w:space="0" w:color="auto"/>
                <w:right w:val="none" w:sz="0" w:space="0" w:color="auto"/>
              </w:divBdr>
            </w:div>
            <w:div w:id="1078988766">
              <w:marLeft w:val="0"/>
              <w:marRight w:val="0"/>
              <w:marTop w:val="0"/>
              <w:marBottom w:val="0"/>
              <w:divBdr>
                <w:top w:val="none" w:sz="0" w:space="0" w:color="auto"/>
                <w:left w:val="none" w:sz="0" w:space="0" w:color="auto"/>
                <w:bottom w:val="none" w:sz="0" w:space="0" w:color="auto"/>
                <w:right w:val="none" w:sz="0" w:space="0" w:color="auto"/>
              </w:divBdr>
            </w:div>
            <w:div w:id="1192065679">
              <w:marLeft w:val="0"/>
              <w:marRight w:val="0"/>
              <w:marTop w:val="0"/>
              <w:marBottom w:val="0"/>
              <w:divBdr>
                <w:top w:val="none" w:sz="0" w:space="0" w:color="auto"/>
                <w:left w:val="none" w:sz="0" w:space="0" w:color="auto"/>
                <w:bottom w:val="none" w:sz="0" w:space="0" w:color="auto"/>
                <w:right w:val="none" w:sz="0" w:space="0" w:color="auto"/>
              </w:divBdr>
            </w:div>
            <w:div w:id="1533687349">
              <w:marLeft w:val="0"/>
              <w:marRight w:val="0"/>
              <w:marTop w:val="0"/>
              <w:marBottom w:val="0"/>
              <w:divBdr>
                <w:top w:val="none" w:sz="0" w:space="0" w:color="auto"/>
                <w:left w:val="none" w:sz="0" w:space="0" w:color="auto"/>
                <w:bottom w:val="none" w:sz="0" w:space="0" w:color="auto"/>
                <w:right w:val="none" w:sz="0" w:space="0" w:color="auto"/>
              </w:divBdr>
            </w:div>
            <w:div w:id="409742511">
              <w:marLeft w:val="0"/>
              <w:marRight w:val="0"/>
              <w:marTop w:val="0"/>
              <w:marBottom w:val="0"/>
              <w:divBdr>
                <w:top w:val="none" w:sz="0" w:space="0" w:color="auto"/>
                <w:left w:val="none" w:sz="0" w:space="0" w:color="auto"/>
                <w:bottom w:val="none" w:sz="0" w:space="0" w:color="auto"/>
                <w:right w:val="none" w:sz="0" w:space="0" w:color="auto"/>
              </w:divBdr>
            </w:div>
            <w:div w:id="1472868028">
              <w:marLeft w:val="0"/>
              <w:marRight w:val="0"/>
              <w:marTop w:val="0"/>
              <w:marBottom w:val="0"/>
              <w:divBdr>
                <w:top w:val="none" w:sz="0" w:space="0" w:color="auto"/>
                <w:left w:val="none" w:sz="0" w:space="0" w:color="auto"/>
                <w:bottom w:val="none" w:sz="0" w:space="0" w:color="auto"/>
                <w:right w:val="none" w:sz="0" w:space="0" w:color="auto"/>
              </w:divBdr>
            </w:div>
            <w:div w:id="1751780075">
              <w:marLeft w:val="0"/>
              <w:marRight w:val="0"/>
              <w:marTop w:val="0"/>
              <w:marBottom w:val="0"/>
              <w:divBdr>
                <w:top w:val="none" w:sz="0" w:space="0" w:color="auto"/>
                <w:left w:val="none" w:sz="0" w:space="0" w:color="auto"/>
                <w:bottom w:val="none" w:sz="0" w:space="0" w:color="auto"/>
                <w:right w:val="none" w:sz="0" w:space="0" w:color="auto"/>
              </w:divBdr>
            </w:div>
            <w:div w:id="1616134473">
              <w:marLeft w:val="0"/>
              <w:marRight w:val="0"/>
              <w:marTop w:val="0"/>
              <w:marBottom w:val="0"/>
              <w:divBdr>
                <w:top w:val="none" w:sz="0" w:space="0" w:color="auto"/>
                <w:left w:val="none" w:sz="0" w:space="0" w:color="auto"/>
                <w:bottom w:val="none" w:sz="0" w:space="0" w:color="auto"/>
                <w:right w:val="none" w:sz="0" w:space="0" w:color="auto"/>
              </w:divBdr>
            </w:div>
            <w:div w:id="751972955">
              <w:marLeft w:val="0"/>
              <w:marRight w:val="0"/>
              <w:marTop w:val="0"/>
              <w:marBottom w:val="0"/>
              <w:divBdr>
                <w:top w:val="none" w:sz="0" w:space="0" w:color="auto"/>
                <w:left w:val="none" w:sz="0" w:space="0" w:color="auto"/>
                <w:bottom w:val="none" w:sz="0" w:space="0" w:color="auto"/>
                <w:right w:val="none" w:sz="0" w:space="0" w:color="auto"/>
              </w:divBdr>
            </w:div>
            <w:div w:id="1765615349">
              <w:marLeft w:val="0"/>
              <w:marRight w:val="0"/>
              <w:marTop w:val="0"/>
              <w:marBottom w:val="0"/>
              <w:divBdr>
                <w:top w:val="none" w:sz="0" w:space="0" w:color="auto"/>
                <w:left w:val="none" w:sz="0" w:space="0" w:color="auto"/>
                <w:bottom w:val="none" w:sz="0" w:space="0" w:color="auto"/>
                <w:right w:val="none" w:sz="0" w:space="0" w:color="auto"/>
              </w:divBdr>
            </w:div>
            <w:div w:id="166018023">
              <w:marLeft w:val="0"/>
              <w:marRight w:val="0"/>
              <w:marTop w:val="0"/>
              <w:marBottom w:val="0"/>
              <w:divBdr>
                <w:top w:val="none" w:sz="0" w:space="0" w:color="auto"/>
                <w:left w:val="none" w:sz="0" w:space="0" w:color="auto"/>
                <w:bottom w:val="none" w:sz="0" w:space="0" w:color="auto"/>
                <w:right w:val="none" w:sz="0" w:space="0" w:color="auto"/>
              </w:divBdr>
            </w:div>
            <w:div w:id="721828965">
              <w:marLeft w:val="0"/>
              <w:marRight w:val="0"/>
              <w:marTop w:val="0"/>
              <w:marBottom w:val="0"/>
              <w:divBdr>
                <w:top w:val="none" w:sz="0" w:space="0" w:color="auto"/>
                <w:left w:val="none" w:sz="0" w:space="0" w:color="auto"/>
                <w:bottom w:val="none" w:sz="0" w:space="0" w:color="auto"/>
                <w:right w:val="none" w:sz="0" w:space="0" w:color="auto"/>
              </w:divBdr>
            </w:div>
            <w:div w:id="2145081287">
              <w:marLeft w:val="0"/>
              <w:marRight w:val="0"/>
              <w:marTop w:val="0"/>
              <w:marBottom w:val="0"/>
              <w:divBdr>
                <w:top w:val="none" w:sz="0" w:space="0" w:color="auto"/>
                <w:left w:val="none" w:sz="0" w:space="0" w:color="auto"/>
                <w:bottom w:val="none" w:sz="0" w:space="0" w:color="auto"/>
                <w:right w:val="none" w:sz="0" w:space="0" w:color="auto"/>
              </w:divBdr>
            </w:div>
            <w:div w:id="2116974564">
              <w:marLeft w:val="0"/>
              <w:marRight w:val="0"/>
              <w:marTop w:val="0"/>
              <w:marBottom w:val="0"/>
              <w:divBdr>
                <w:top w:val="none" w:sz="0" w:space="0" w:color="auto"/>
                <w:left w:val="none" w:sz="0" w:space="0" w:color="auto"/>
                <w:bottom w:val="none" w:sz="0" w:space="0" w:color="auto"/>
                <w:right w:val="none" w:sz="0" w:space="0" w:color="auto"/>
              </w:divBdr>
            </w:div>
            <w:div w:id="592201865">
              <w:marLeft w:val="0"/>
              <w:marRight w:val="0"/>
              <w:marTop w:val="0"/>
              <w:marBottom w:val="0"/>
              <w:divBdr>
                <w:top w:val="none" w:sz="0" w:space="0" w:color="auto"/>
                <w:left w:val="none" w:sz="0" w:space="0" w:color="auto"/>
                <w:bottom w:val="none" w:sz="0" w:space="0" w:color="auto"/>
                <w:right w:val="none" w:sz="0" w:space="0" w:color="auto"/>
              </w:divBdr>
            </w:div>
            <w:div w:id="1267616434">
              <w:marLeft w:val="0"/>
              <w:marRight w:val="0"/>
              <w:marTop w:val="0"/>
              <w:marBottom w:val="0"/>
              <w:divBdr>
                <w:top w:val="none" w:sz="0" w:space="0" w:color="auto"/>
                <w:left w:val="none" w:sz="0" w:space="0" w:color="auto"/>
                <w:bottom w:val="none" w:sz="0" w:space="0" w:color="auto"/>
                <w:right w:val="none" w:sz="0" w:space="0" w:color="auto"/>
              </w:divBdr>
            </w:div>
            <w:div w:id="959459499">
              <w:marLeft w:val="0"/>
              <w:marRight w:val="0"/>
              <w:marTop w:val="0"/>
              <w:marBottom w:val="0"/>
              <w:divBdr>
                <w:top w:val="none" w:sz="0" w:space="0" w:color="auto"/>
                <w:left w:val="none" w:sz="0" w:space="0" w:color="auto"/>
                <w:bottom w:val="none" w:sz="0" w:space="0" w:color="auto"/>
                <w:right w:val="none" w:sz="0" w:space="0" w:color="auto"/>
              </w:divBdr>
            </w:div>
            <w:div w:id="529801578">
              <w:marLeft w:val="0"/>
              <w:marRight w:val="0"/>
              <w:marTop w:val="0"/>
              <w:marBottom w:val="0"/>
              <w:divBdr>
                <w:top w:val="none" w:sz="0" w:space="0" w:color="auto"/>
                <w:left w:val="none" w:sz="0" w:space="0" w:color="auto"/>
                <w:bottom w:val="none" w:sz="0" w:space="0" w:color="auto"/>
                <w:right w:val="none" w:sz="0" w:space="0" w:color="auto"/>
              </w:divBdr>
            </w:div>
            <w:div w:id="2069182667">
              <w:marLeft w:val="0"/>
              <w:marRight w:val="0"/>
              <w:marTop w:val="0"/>
              <w:marBottom w:val="0"/>
              <w:divBdr>
                <w:top w:val="none" w:sz="0" w:space="0" w:color="auto"/>
                <w:left w:val="none" w:sz="0" w:space="0" w:color="auto"/>
                <w:bottom w:val="none" w:sz="0" w:space="0" w:color="auto"/>
                <w:right w:val="none" w:sz="0" w:space="0" w:color="auto"/>
              </w:divBdr>
            </w:div>
            <w:div w:id="1588726765">
              <w:marLeft w:val="0"/>
              <w:marRight w:val="0"/>
              <w:marTop w:val="0"/>
              <w:marBottom w:val="0"/>
              <w:divBdr>
                <w:top w:val="none" w:sz="0" w:space="0" w:color="auto"/>
                <w:left w:val="none" w:sz="0" w:space="0" w:color="auto"/>
                <w:bottom w:val="none" w:sz="0" w:space="0" w:color="auto"/>
                <w:right w:val="none" w:sz="0" w:space="0" w:color="auto"/>
              </w:divBdr>
            </w:div>
            <w:div w:id="2093046721">
              <w:marLeft w:val="0"/>
              <w:marRight w:val="0"/>
              <w:marTop w:val="0"/>
              <w:marBottom w:val="0"/>
              <w:divBdr>
                <w:top w:val="none" w:sz="0" w:space="0" w:color="auto"/>
                <w:left w:val="none" w:sz="0" w:space="0" w:color="auto"/>
                <w:bottom w:val="none" w:sz="0" w:space="0" w:color="auto"/>
                <w:right w:val="none" w:sz="0" w:space="0" w:color="auto"/>
              </w:divBdr>
            </w:div>
            <w:div w:id="777870532">
              <w:marLeft w:val="0"/>
              <w:marRight w:val="0"/>
              <w:marTop w:val="0"/>
              <w:marBottom w:val="0"/>
              <w:divBdr>
                <w:top w:val="none" w:sz="0" w:space="0" w:color="auto"/>
                <w:left w:val="none" w:sz="0" w:space="0" w:color="auto"/>
                <w:bottom w:val="none" w:sz="0" w:space="0" w:color="auto"/>
                <w:right w:val="none" w:sz="0" w:space="0" w:color="auto"/>
              </w:divBdr>
            </w:div>
            <w:div w:id="1918396399">
              <w:marLeft w:val="0"/>
              <w:marRight w:val="0"/>
              <w:marTop w:val="0"/>
              <w:marBottom w:val="0"/>
              <w:divBdr>
                <w:top w:val="none" w:sz="0" w:space="0" w:color="auto"/>
                <w:left w:val="none" w:sz="0" w:space="0" w:color="auto"/>
                <w:bottom w:val="none" w:sz="0" w:space="0" w:color="auto"/>
                <w:right w:val="none" w:sz="0" w:space="0" w:color="auto"/>
              </w:divBdr>
            </w:div>
            <w:div w:id="1854302927">
              <w:marLeft w:val="0"/>
              <w:marRight w:val="0"/>
              <w:marTop w:val="0"/>
              <w:marBottom w:val="0"/>
              <w:divBdr>
                <w:top w:val="none" w:sz="0" w:space="0" w:color="auto"/>
                <w:left w:val="none" w:sz="0" w:space="0" w:color="auto"/>
                <w:bottom w:val="none" w:sz="0" w:space="0" w:color="auto"/>
                <w:right w:val="none" w:sz="0" w:space="0" w:color="auto"/>
              </w:divBdr>
            </w:div>
            <w:div w:id="786511266">
              <w:marLeft w:val="0"/>
              <w:marRight w:val="0"/>
              <w:marTop w:val="0"/>
              <w:marBottom w:val="0"/>
              <w:divBdr>
                <w:top w:val="none" w:sz="0" w:space="0" w:color="auto"/>
                <w:left w:val="none" w:sz="0" w:space="0" w:color="auto"/>
                <w:bottom w:val="none" w:sz="0" w:space="0" w:color="auto"/>
                <w:right w:val="none" w:sz="0" w:space="0" w:color="auto"/>
              </w:divBdr>
            </w:div>
            <w:div w:id="555160754">
              <w:marLeft w:val="0"/>
              <w:marRight w:val="0"/>
              <w:marTop w:val="0"/>
              <w:marBottom w:val="0"/>
              <w:divBdr>
                <w:top w:val="none" w:sz="0" w:space="0" w:color="auto"/>
                <w:left w:val="none" w:sz="0" w:space="0" w:color="auto"/>
                <w:bottom w:val="none" w:sz="0" w:space="0" w:color="auto"/>
                <w:right w:val="none" w:sz="0" w:space="0" w:color="auto"/>
              </w:divBdr>
            </w:div>
            <w:div w:id="2110199873">
              <w:marLeft w:val="0"/>
              <w:marRight w:val="0"/>
              <w:marTop w:val="0"/>
              <w:marBottom w:val="0"/>
              <w:divBdr>
                <w:top w:val="none" w:sz="0" w:space="0" w:color="auto"/>
                <w:left w:val="none" w:sz="0" w:space="0" w:color="auto"/>
                <w:bottom w:val="none" w:sz="0" w:space="0" w:color="auto"/>
                <w:right w:val="none" w:sz="0" w:space="0" w:color="auto"/>
              </w:divBdr>
            </w:div>
            <w:div w:id="2024046388">
              <w:marLeft w:val="0"/>
              <w:marRight w:val="0"/>
              <w:marTop w:val="0"/>
              <w:marBottom w:val="0"/>
              <w:divBdr>
                <w:top w:val="none" w:sz="0" w:space="0" w:color="auto"/>
                <w:left w:val="none" w:sz="0" w:space="0" w:color="auto"/>
                <w:bottom w:val="none" w:sz="0" w:space="0" w:color="auto"/>
                <w:right w:val="none" w:sz="0" w:space="0" w:color="auto"/>
              </w:divBdr>
            </w:div>
            <w:div w:id="754057834">
              <w:marLeft w:val="0"/>
              <w:marRight w:val="0"/>
              <w:marTop w:val="0"/>
              <w:marBottom w:val="0"/>
              <w:divBdr>
                <w:top w:val="none" w:sz="0" w:space="0" w:color="auto"/>
                <w:left w:val="none" w:sz="0" w:space="0" w:color="auto"/>
                <w:bottom w:val="none" w:sz="0" w:space="0" w:color="auto"/>
                <w:right w:val="none" w:sz="0" w:space="0" w:color="auto"/>
              </w:divBdr>
            </w:div>
            <w:div w:id="828791268">
              <w:marLeft w:val="0"/>
              <w:marRight w:val="0"/>
              <w:marTop w:val="0"/>
              <w:marBottom w:val="0"/>
              <w:divBdr>
                <w:top w:val="none" w:sz="0" w:space="0" w:color="auto"/>
                <w:left w:val="none" w:sz="0" w:space="0" w:color="auto"/>
                <w:bottom w:val="none" w:sz="0" w:space="0" w:color="auto"/>
                <w:right w:val="none" w:sz="0" w:space="0" w:color="auto"/>
              </w:divBdr>
            </w:div>
            <w:div w:id="642391930">
              <w:marLeft w:val="0"/>
              <w:marRight w:val="0"/>
              <w:marTop w:val="0"/>
              <w:marBottom w:val="0"/>
              <w:divBdr>
                <w:top w:val="none" w:sz="0" w:space="0" w:color="auto"/>
                <w:left w:val="none" w:sz="0" w:space="0" w:color="auto"/>
                <w:bottom w:val="none" w:sz="0" w:space="0" w:color="auto"/>
                <w:right w:val="none" w:sz="0" w:space="0" w:color="auto"/>
              </w:divBdr>
            </w:div>
            <w:div w:id="361516354">
              <w:marLeft w:val="0"/>
              <w:marRight w:val="0"/>
              <w:marTop w:val="0"/>
              <w:marBottom w:val="0"/>
              <w:divBdr>
                <w:top w:val="none" w:sz="0" w:space="0" w:color="auto"/>
                <w:left w:val="none" w:sz="0" w:space="0" w:color="auto"/>
                <w:bottom w:val="none" w:sz="0" w:space="0" w:color="auto"/>
                <w:right w:val="none" w:sz="0" w:space="0" w:color="auto"/>
              </w:divBdr>
            </w:div>
            <w:div w:id="7367433">
              <w:marLeft w:val="0"/>
              <w:marRight w:val="0"/>
              <w:marTop w:val="0"/>
              <w:marBottom w:val="0"/>
              <w:divBdr>
                <w:top w:val="none" w:sz="0" w:space="0" w:color="auto"/>
                <w:left w:val="none" w:sz="0" w:space="0" w:color="auto"/>
                <w:bottom w:val="none" w:sz="0" w:space="0" w:color="auto"/>
                <w:right w:val="none" w:sz="0" w:space="0" w:color="auto"/>
              </w:divBdr>
            </w:div>
            <w:div w:id="1859003230">
              <w:marLeft w:val="0"/>
              <w:marRight w:val="0"/>
              <w:marTop w:val="0"/>
              <w:marBottom w:val="0"/>
              <w:divBdr>
                <w:top w:val="none" w:sz="0" w:space="0" w:color="auto"/>
                <w:left w:val="none" w:sz="0" w:space="0" w:color="auto"/>
                <w:bottom w:val="none" w:sz="0" w:space="0" w:color="auto"/>
                <w:right w:val="none" w:sz="0" w:space="0" w:color="auto"/>
              </w:divBdr>
            </w:div>
            <w:div w:id="1419327215">
              <w:marLeft w:val="0"/>
              <w:marRight w:val="0"/>
              <w:marTop w:val="0"/>
              <w:marBottom w:val="0"/>
              <w:divBdr>
                <w:top w:val="none" w:sz="0" w:space="0" w:color="auto"/>
                <w:left w:val="none" w:sz="0" w:space="0" w:color="auto"/>
                <w:bottom w:val="none" w:sz="0" w:space="0" w:color="auto"/>
                <w:right w:val="none" w:sz="0" w:space="0" w:color="auto"/>
              </w:divBdr>
            </w:div>
            <w:div w:id="7491944">
              <w:marLeft w:val="0"/>
              <w:marRight w:val="0"/>
              <w:marTop w:val="0"/>
              <w:marBottom w:val="0"/>
              <w:divBdr>
                <w:top w:val="none" w:sz="0" w:space="0" w:color="auto"/>
                <w:left w:val="none" w:sz="0" w:space="0" w:color="auto"/>
                <w:bottom w:val="none" w:sz="0" w:space="0" w:color="auto"/>
                <w:right w:val="none" w:sz="0" w:space="0" w:color="auto"/>
              </w:divBdr>
            </w:div>
            <w:div w:id="779451621">
              <w:marLeft w:val="0"/>
              <w:marRight w:val="0"/>
              <w:marTop w:val="0"/>
              <w:marBottom w:val="0"/>
              <w:divBdr>
                <w:top w:val="none" w:sz="0" w:space="0" w:color="auto"/>
                <w:left w:val="none" w:sz="0" w:space="0" w:color="auto"/>
                <w:bottom w:val="none" w:sz="0" w:space="0" w:color="auto"/>
                <w:right w:val="none" w:sz="0" w:space="0" w:color="auto"/>
              </w:divBdr>
            </w:div>
            <w:div w:id="340662726">
              <w:marLeft w:val="0"/>
              <w:marRight w:val="0"/>
              <w:marTop w:val="0"/>
              <w:marBottom w:val="0"/>
              <w:divBdr>
                <w:top w:val="none" w:sz="0" w:space="0" w:color="auto"/>
                <w:left w:val="none" w:sz="0" w:space="0" w:color="auto"/>
                <w:bottom w:val="none" w:sz="0" w:space="0" w:color="auto"/>
                <w:right w:val="none" w:sz="0" w:space="0" w:color="auto"/>
              </w:divBdr>
            </w:div>
            <w:div w:id="1041709862">
              <w:marLeft w:val="0"/>
              <w:marRight w:val="0"/>
              <w:marTop w:val="0"/>
              <w:marBottom w:val="0"/>
              <w:divBdr>
                <w:top w:val="none" w:sz="0" w:space="0" w:color="auto"/>
                <w:left w:val="none" w:sz="0" w:space="0" w:color="auto"/>
                <w:bottom w:val="none" w:sz="0" w:space="0" w:color="auto"/>
                <w:right w:val="none" w:sz="0" w:space="0" w:color="auto"/>
              </w:divBdr>
            </w:div>
            <w:div w:id="1175342436">
              <w:marLeft w:val="0"/>
              <w:marRight w:val="0"/>
              <w:marTop w:val="0"/>
              <w:marBottom w:val="0"/>
              <w:divBdr>
                <w:top w:val="none" w:sz="0" w:space="0" w:color="auto"/>
                <w:left w:val="none" w:sz="0" w:space="0" w:color="auto"/>
                <w:bottom w:val="none" w:sz="0" w:space="0" w:color="auto"/>
                <w:right w:val="none" w:sz="0" w:space="0" w:color="auto"/>
              </w:divBdr>
            </w:div>
            <w:div w:id="254214633">
              <w:marLeft w:val="0"/>
              <w:marRight w:val="0"/>
              <w:marTop w:val="0"/>
              <w:marBottom w:val="0"/>
              <w:divBdr>
                <w:top w:val="none" w:sz="0" w:space="0" w:color="auto"/>
                <w:left w:val="none" w:sz="0" w:space="0" w:color="auto"/>
                <w:bottom w:val="none" w:sz="0" w:space="0" w:color="auto"/>
                <w:right w:val="none" w:sz="0" w:space="0" w:color="auto"/>
              </w:divBdr>
            </w:div>
            <w:div w:id="1626539607">
              <w:marLeft w:val="0"/>
              <w:marRight w:val="0"/>
              <w:marTop w:val="0"/>
              <w:marBottom w:val="0"/>
              <w:divBdr>
                <w:top w:val="none" w:sz="0" w:space="0" w:color="auto"/>
                <w:left w:val="none" w:sz="0" w:space="0" w:color="auto"/>
                <w:bottom w:val="none" w:sz="0" w:space="0" w:color="auto"/>
                <w:right w:val="none" w:sz="0" w:space="0" w:color="auto"/>
              </w:divBdr>
            </w:div>
            <w:div w:id="1401245232">
              <w:marLeft w:val="0"/>
              <w:marRight w:val="0"/>
              <w:marTop w:val="0"/>
              <w:marBottom w:val="0"/>
              <w:divBdr>
                <w:top w:val="none" w:sz="0" w:space="0" w:color="auto"/>
                <w:left w:val="none" w:sz="0" w:space="0" w:color="auto"/>
                <w:bottom w:val="none" w:sz="0" w:space="0" w:color="auto"/>
                <w:right w:val="none" w:sz="0" w:space="0" w:color="auto"/>
              </w:divBdr>
            </w:div>
            <w:div w:id="949432446">
              <w:marLeft w:val="0"/>
              <w:marRight w:val="0"/>
              <w:marTop w:val="0"/>
              <w:marBottom w:val="0"/>
              <w:divBdr>
                <w:top w:val="none" w:sz="0" w:space="0" w:color="auto"/>
                <w:left w:val="none" w:sz="0" w:space="0" w:color="auto"/>
                <w:bottom w:val="none" w:sz="0" w:space="0" w:color="auto"/>
                <w:right w:val="none" w:sz="0" w:space="0" w:color="auto"/>
              </w:divBdr>
            </w:div>
            <w:div w:id="1919172815">
              <w:marLeft w:val="0"/>
              <w:marRight w:val="0"/>
              <w:marTop w:val="0"/>
              <w:marBottom w:val="0"/>
              <w:divBdr>
                <w:top w:val="none" w:sz="0" w:space="0" w:color="auto"/>
                <w:left w:val="none" w:sz="0" w:space="0" w:color="auto"/>
                <w:bottom w:val="none" w:sz="0" w:space="0" w:color="auto"/>
                <w:right w:val="none" w:sz="0" w:space="0" w:color="auto"/>
              </w:divBdr>
            </w:div>
            <w:div w:id="1914503905">
              <w:marLeft w:val="0"/>
              <w:marRight w:val="0"/>
              <w:marTop w:val="0"/>
              <w:marBottom w:val="0"/>
              <w:divBdr>
                <w:top w:val="none" w:sz="0" w:space="0" w:color="auto"/>
                <w:left w:val="none" w:sz="0" w:space="0" w:color="auto"/>
                <w:bottom w:val="none" w:sz="0" w:space="0" w:color="auto"/>
                <w:right w:val="none" w:sz="0" w:space="0" w:color="auto"/>
              </w:divBdr>
            </w:div>
            <w:div w:id="187834662">
              <w:marLeft w:val="0"/>
              <w:marRight w:val="0"/>
              <w:marTop w:val="0"/>
              <w:marBottom w:val="0"/>
              <w:divBdr>
                <w:top w:val="none" w:sz="0" w:space="0" w:color="auto"/>
                <w:left w:val="none" w:sz="0" w:space="0" w:color="auto"/>
                <w:bottom w:val="none" w:sz="0" w:space="0" w:color="auto"/>
                <w:right w:val="none" w:sz="0" w:space="0" w:color="auto"/>
              </w:divBdr>
            </w:div>
            <w:div w:id="11857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008">
      <w:bodyDiv w:val="1"/>
      <w:marLeft w:val="0"/>
      <w:marRight w:val="0"/>
      <w:marTop w:val="0"/>
      <w:marBottom w:val="0"/>
      <w:divBdr>
        <w:top w:val="none" w:sz="0" w:space="0" w:color="auto"/>
        <w:left w:val="none" w:sz="0" w:space="0" w:color="auto"/>
        <w:bottom w:val="none" w:sz="0" w:space="0" w:color="auto"/>
        <w:right w:val="none" w:sz="0" w:space="0" w:color="auto"/>
      </w:divBdr>
      <w:divsChild>
        <w:div w:id="754208231">
          <w:marLeft w:val="0"/>
          <w:marRight w:val="0"/>
          <w:marTop w:val="0"/>
          <w:marBottom w:val="300"/>
          <w:divBdr>
            <w:top w:val="none" w:sz="0" w:space="0" w:color="auto"/>
            <w:left w:val="none" w:sz="0" w:space="0" w:color="auto"/>
            <w:bottom w:val="none" w:sz="0" w:space="0" w:color="auto"/>
            <w:right w:val="none" w:sz="0" w:space="0" w:color="auto"/>
          </w:divBdr>
          <w:divsChild>
            <w:div w:id="634407832">
              <w:marLeft w:val="0"/>
              <w:marRight w:val="0"/>
              <w:marTop w:val="0"/>
              <w:marBottom w:val="0"/>
              <w:divBdr>
                <w:top w:val="none" w:sz="0" w:space="0" w:color="auto"/>
                <w:left w:val="none" w:sz="0" w:space="0" w:color="auto"/>
                <w:bottom w:val="none" w:sz="0" w:space="0" w:color="auto"/>
                <w:right w:val="none" w:sz="0" w:space="0" w:color="auto"/>
              </w:divBdr>
              <w:divsChild>
                <w:div w:id="354304906">
                  <w:marLeft w:val="0"/>
                  <w:marRight w:val="0"/>
                  <w:marTop w:val="0"/>
                  <w:marBottom w:val="0"/>
                  <w:divBdr>
                    <w:top w:val="single" w:sz="6" w:space="0" w:color="DDDDDD"/>
                    <w:left w:val="single" w:sz="6" w:space="4" w:color="DDDDDD"/>
                    <w:bottom w:val="single" w:sz="6" w:space="0" w:color="DDDDDD"/>
                    <w:right w:val="single" w:sz="6" w:space="4" w:color="DDDDDD"/>
                  </w:divBdr>
                  <w:divsChild>
                    <w:div w:id="302393414">
                      <w:marLeft w:val="0"/>
                      <w:marRight w:val="0"/>
                      <w:marTop w:val="0"/>
                      <w:marBottom w:val="150"/>
                      <w:divBdr>
                        <w:top w:val="none" w:sz="0" w:space="0" w:color="auto"/>
                        <w:left w:val="none" w:sz="0" w:space="0" w:color="auto"/>
                        <w:bottom w:val="none" w:sz="0" w:space="0" w:color="auto"/>
                        <w:right w:val="none" w:sz="0" w:space="0" w:color="auto"/>
                      </w:divBdr>
                      <w:divsChild>
                        <w:div w:id="1294213666">
                          <w:marLeft w:val="0"/>
                          <w:marRight w:val="0"/>
                          <w:marTop w:val="0"/>
                          <w:marBottom w:val="0"/>
                          <w:divBdr>
                            <w:top w:val="none" w:sz="0" w:space="0" w:color="auto"/>
                            <w:left w:val="none" w:sz="0" w:space="0" w:color="auto"/>
                            <w:bottom w:val="none" w:sz="0" w:space="0" w:color="auto"/>
                            <w:right w:val="none" w:sz="0" w:space="0" w:color="auto"/>
                          </w:divBdr>
                          <w:divsChild>
                            <w:div w:id="2134135609">
                              <w:marLeft w:val="0"/>
                              <w:marRight w:val="0"/>
                              <w:marTop w:val="0"/>
                              <w:marBottom w:val="0"/>
                              <w:divBdr>
                                <w:top w:val="none" w:sz="0" w:space="0" w:color="auto"/>
                                <w:left w:val="none" w:sz="0" w:space="0" w:color="auto"/>
                                <w:bottom w:val="none" w:sz="0" w:space="0" w:color="auto"/>
                                <w:right w:val="none" w:sz="0" w:space="0" w:color="auto"/>
                              </w:divBdr>
                              <w:divsChild>
                                <w:div w:id="1587686523">
                                  <w:marLeft w:val="0"/>
                                  <w:marRight w:val="0"/>
                                  <w:marTop w:val="0"/>
                                  <w:marBottom w:val="0"/>
                                  <w:divBdr>
                                    <w:top w:val="none" w:sz="0" w:space="0" w:color="auto"/>
                                    <w:left w:val="none" w:sz="0" w:space="0" w:color="auto"/>
                                    <w:bottom w:val="none" w:sz="0" w:space="0" w:color="auto"/>
                                    <w:right w:val="none" w:sz="0" w:space="0" w:color="auto"/>
                                  </w:divBdr>
                                  <w:divsChild>
                                    <w:div w:id="8335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303118">
      <w:bodyDiv w:val="1"/>
      <w:marLeft w:val="0"/>
      <w:marRight w:val="0"/>
      <w:marTop w:val="0"/>
      <w:marBottom w:val="0"/>
      <w:divBdr>
        <w:top w:val="none" w:sz="0" w:space="0" w:color="auto"/>
        <w:left w:val="none" w:sz="0" w:space="0" w:color="auto"/>
        <w:bottom w:val="none" w:sz="0" w:space="0" w:color="auto"/>
        <w:right w:val="none" w:sz="0" w:space="0" w:color="auto"/>
      </w:divBdr>
    </w:div>
    <w:div w:id="828402481">
      <w:bodyDiv w:val="1"/>
      <w:marLeft w:val="0"/>
      <w:marRight w:val="0"/>
      <w:marTop w:val="0"/>
      <w:marBottom w:val="0"/>
      <w:divBdr>
        <w:top w:val="none" w:sz="0" w:space="0" w:color="auto"/>
        <w:left w:val="none" w:sz="0" w:space="0" w:color="auto"/>
        <w:bottom w:val="none" w:sz="0" w:space="0" w:color="auto"/>
        <w:right w:val="none" w:sz="0" w:space="0" w:color="auto"/>
      </w:divBdr>
    </w:div>
    <w:div w:id="844126373">
      <w:bodyDiv w:val="1"/>
      <w:marLeft w:val="0"/>
      <w:marRight w:val="0"/>
      <w:marTop w:val="0"/>
      <w:marBottom w:val="0"/>
      <w:divBdr>
        <w:top w:val="none" w:sz="0" w:space="0" w:color="auto"/>
        <w:left w:val="none" w:sz="0" w:space="0" w:color="auto"/>
        <w:bottom w:val="none" w:sz="0" w:space="0" w:color="auto"/>
        <w:right w:val="none" w:sz="0" w:space="0" w:color="auto"/>
      </w:divBdr>
      <w:divsChild>
        <w:div w:id="1459638522">
          <w:marLeft w:val="0"/>
          <w:marRight w:val="0"/>
          <w:marTop w:val="0"/>
          <w:marBottom w:val="0"/>
          <w:divBdr>
            <w:top w:val="none" w:sz="0" w:space="0" w:color="auto"/>
            <w:left w:val="none" w:sz="0" w:space="0" w:color="auto"/>
            <w:bottom w:val="none" w:sz="0" w:space="0" w:color="auto"/>
            <w:right w:val="none" w:sz="0" w:space="0" w:color="auto"/>
          </w:divBdr>
          <w:divsChild>
            <w:div w:id="1968268750">
              <w:marLeft w:val="0"/>
              <w:marRight w:val="0"/>
              <w:marTop w:val="0"/>
              <w:marBottom w:val="0"/>
              <w:divBdr>
                <w:top w:val="none" w:sz="0" w:space="0" w:color="auto"/>
                <w:left w:val="none" w:sz="0" w:space="0" w:color="auto"/>
                <w:bottom w:val="none" w:sz="0" w:space="0" w:color="auto"/>
                <w:right w:val="none" w:sz="0" w:space="0" w:color="auto"/>
              </w:divBdr>
            </w:div>
            <w:div w:id="1022366066">
              <w:marLeft w:val="0"/>
              <w:marRight w:val="0"/>
              <w:marTop w:val="0"/>
              <w:marBottom w:val="0"/>
              <w:divBdr>
                <w:top w:val="none" w:sz="0" w:space="0" w:color="auto"/>
                <w:left w:val="none" w:sz="0" w:space="0" w:color="auto"/>
                <w:bottom w:val="none" w:sz="0" w:space="0" w:color="auto"/>
                <w:right w:val="none" w:sz="0" w:space="0" w:color="auto"/>
              </w:divBdr>
            </w:div>
            <w:div w:id="1558131446">
              <w:marLeft w:val="0"/>
              <w:marRight w:val="0"/>
              <w:marTop w:val="0"/>
              <w:marBottom w:val="0"/>
              <w:divBdr>
                <w:top w:val="none" w:sz="0" w:space="0" w:color="auto"/>
                <w:left w:val="none" w:sz="0" w:space="0" w:color="auto"/>
                <w:bottom w:val="none" w:sz="0" w:space="0" w:color="auto"/>
                <w:right w:val="none" w:sz="0" w:space="0" w:color="auto"/>
              </w:divBdr>
            </w:div>
            <w:div w:id="766779155">
              <w:marLeft w:val="0"/>
              <w:marRight w:val="0"/>
              <w:marTop w:val="0"/>
              <w:marBottom w:val="0"/>
              <w:divBdr>
                <w:top w:val="none" w:sz="0" w:space="0" w:color="auto"/>
                <w:left w:val="none" w:sz="0" w:space="0" w:color="auto"/>
                <w:bottom w:val="none" w:sz="0" w:space="0" w:color="auto"/>
                <w:right w:val="none" w:sz="0" w:space="0" w:color="auto"/>
              </w:divBdr>
            </w:div>
            <w:div w:id="908688320">
              <w:marLeft w:val="0"/>
              <w:marRight w:val="0"/>
              <w:marTop w:val="0"/>
              <w:marBottom w:val="0"/>
              <w:divBdr>
                <w:top w:val="none" w:sz="0" w:space="0" w:color="auto"/>
                <w:left w:val="none" w:sz="0" w:space="0" w:color="auto"/>
                <w:bottom w:val="none" w:sz="0" w:space="0" w:color="auto"/>
                <w:right w:val="none" w:sz="0" w:space="0" w:color="auto"/>
              </w:divBdr>
            </w:div>
            <w:div w:id="521824290">
              <w:marLeft w:val="0"/>
              <w:marRight w:val="0"/>
              <w:marTop w:val="0"/>
              <w:marBottom w:val="0"/>
              <w:divBdr>
                <w:top w:val="none" w:sz="0" w:space="0" w:color="auto"/>
                <w:left w:val="none" w:sz="0" w:space="0" w:color="auto"/>
                <w:bottom w:val="none" w:sz="0" w:space="0" w:color="auto"/>
                <w:right w:val="none" w:sz="0" w:space="0" w:color="auto"/>
              </w:divBdr>
            </w:div>
            <w:div w:id="399862275">
              <w:marLeft w:val="0"/>
              <w:marRight w:val="0"/>
              <w:marTop w:val="0"/>
              <w:marBottom w:val="0"/>
              <w:divBdr>
                <w:top w:val="none" w:sz="0" w:space="0" w:color="auto"/>
                <w:left w:val="none" w:sz="0" w:space="0" w:color="auto"/>
                <w:bottom w:val="none" w:sz="0" w:space="0" w:color="auto"/>
                <w:right w:val="none" w:sz="0" w:space="0" w:color="auto"/>
              </w:divBdr>
            </w:div>
            <w:div w:id="308049949">
              <w:marLeft w:val="0"/>
              <w:marRight w:val="0"/>
              <w:marTop w:val="0"/>
              <w:marBottom w:val="0"/>
              <w:divBdr>
                <w:top w:val="none" w:sz="0" w:space="0" w:color="auto"/>
                <w:left w:val="none" w:sz="0" w:space="0" w:color="auto"/>
                <w:bottom w:val="none" w:sz="0" w:space="0" w:color="auto"/>
                <w:right w:val="none" w:sz="0" w:space="0" w:color="auto"/>
              </w:divBdr>
            </w:div>
            <w:div w:id="315845437">
              <w:marLeft w:val="0"/>
              <w:marRight w:val="0"/>
              <w:marTop w:val="0"/>
              <w:marBottom w:val="0"/>
              <w:divBdr>
                <w:top w:val="none" w:sz="0" w:space="0" w:color="auto"/>
                <w:left w:val="none" w:sz="0" w:space="0" w:color="auto"/>
                <w:bottom w:val="none" w:sz="0" w:space="0" w:color="auto"/>
                <w:right w:val="none" w:sz="0" w:space="0" w:color="auto"/>
              </w:divBdr>
            </w:div>
            <w:div w:id="951128383">
              <w:marLeft w:val="0"/>
              <w:marRight w:val="0"/>
              <w:marTop w:val="0"/>
              <w:marBottom w:val="0"/>
              <w:divBdr>
                <w:top w:val="none" w:sz="0" w:space="0" w:color="auto"/>
                <w:left w:val="none" w:sz="0" w:space="0" w:color="auto"/>
                <w:bottom w:val="none" w:sz="0" w:space="0" w:color="auto"/>
                <w:right w:val="none" w:sz="0" w:space="0" w:color="auto"/>
              </w:divBdr>
            </w:div>
            <w:div w:id="724332913">
              <w:marLeft w:val="0"/>
              <w:marRight w:val="0"/>
              <w:marTop w:val="0"/>
              <w:marBottom w:val="0"/>
              <w:divBdr>
                <w:top w:val="none" w:sz="0" w:space="0" w:color="auto"/>
                <w:left w:val="none" w:sz="0" w:space="0" w:color="auto"/>
                <w:bottom w:val="none" w:sz="0" w:space="0" w:color="auto"/>
                <w:right w:val="none" w:sz="0" w:space="0" w:color="auto"/>
              </w:divBdr>
            </w:div>
            <w:div w:id="858853566">
              <w:marLeft w:val="0"/>
              <w:marRight w:val="0"/>
              <w:marTop w:val="0"/>
              <w:marBottom w:val="0"/>
              <w:divBdr>
                <w:top w:val="none" w:sz="0" w:space="0" w:color="auto"/>
                <w:left w:val="none" w:sz="0" w:space="0" w:color="auto"/>
                <w:bottom w:val="none" w:sz="0" w:space="0" w:color="auto"/>
                <w:right w:val="none" w:sz="0" w:space="0" w:color="auto"/>
              </w:divBdr>
            </w:div>
            <w:div w:id="1566724175">
              <w:marLeft w:val="0"/>
              <w:marRight w:val="0"/>
              <w:marTop w:val="0"/>
              <w:marBottom w:val="0"/>
              <w:divBdr>
                <w:top w:val="none" w:sz="0" w:space="0" w:color="auto"/>
                <w:left w:val="none" w:sz="0" w:space="0" w:color="auto"/>
                <w:bottom w:val="none" w:sz="0" w:space="0" w:color="auto"/>
                <w:right w:val="none" w:sz="0" w:space="0" w:color="auto"/>
              </w:divBdr>
            </w:div>
            <w:div w:id="118693952">
              <w:marLeft w:val="0"/>
              <w:marRight w:val="0"/>
              <w:marTop w:val="0"/>
              <w:marBottom w:val="0"/>
              <w:divBdr>
                <w:top w:val="none" w:sz="0" w:space="0" w:color="auto"/>
                <w:left w:val="none" w:sz="0" w:space="0" w:color="auto"/>
                <w:bottom w:val="none" w:sz="0" w:space="0" w:color="auto"/>
                <w:right w:val="none" w:sz="0" w:space="0" w:color="auto"/>
              </w:divBdr>
            </w:div>
            <w:div w:id="1353873008">
              <w:marLeft w:val="0"/>
              <w:marRight w:val="0"/>
              <w:marTop w:val="0"/>
              <w:marBottom w:val="0"/>
              <w:divBdr>
                <w:top w:val="none" w:sz="0" w:space="0" w:color="auto"/>
                <w:left w:val="none" w:sz="0" w:space="0" w:color="auto"/>
                <w:bottom w:val="none" w:sz="0" w:space="0" w:color="auto"/>
                <w:right w:val="none" w:sz="0" w:space="0" w:color="auto"/>
              </w:divBdr>
            </w:div>
            <w:div w:id="1578830724">
              <w:marLeft w:val="0"/>
              <w:marRight w:val="0"/>
              <w:marTop w:val="0"/>
              <w:marBottom w:val="0"/>
              <w:divBdr>
                <w:top w:val="none" w:sz="0" w:space="0" w:color="auto"/>
                <w:left w:val="none" w:sz="0" w:space="0" w:color="auto"/>
                <w:bottom w:val="none" w:sz="0" w:space="0" w:color="auto"/>
                <w:right w:val="none" w:sz="0" w:space="0" w:color="auto"/>
              </w:divBdr>
            </w:div>
            <w:div w:id="1316572561">
              <w:marLeft w:val="0"/>
              <w:marRight w:val="0"/>
              <w:marTop w:val="0"/>
              <w:marBottom w:val="0"/>
              <w:divBdr>
                <w:top w:val="none" w:sz="0" w:space="0" w:color="auto"/>
                <w:left w:val="none" w:sz="0" w:space="0" w:color="auto"/>
                <w:bottom w:val="none" w:sz="0" w:space="0" w:color="auto"/>
                <w:right w:val="none" w:sz="0" w:space="0" w:color="auto"/>
              </w:divBdr>
            </w:div>
            <w:div w:id="1693915100">
              <w:marLeft w:val="0"/>
              <w:marRight w:val="0"/>
              <w:marTop w:val="0"/>
              <w:marBottom w:val="0"/>
              <w:divBdr>
                <w:top w:val="none" w:sz="0" w:space="0" w:color="auto"/>
                <w:left w:val="none" w:sz="0" w:space="0" w:color="auto"/>
                <w:bottom w:val="none" w:sz="0" w:space="0" w:color="auto"/>
                <w:right w:val="none" w:sz="0" w:space="0" w:color="auto"/>
              </w:divBdr>
            </w:div>
            <w:div w:id="13484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4773">
      <w:bodyDiv w:val="1"/>
      <w:marLeft w:val="0"/>
      <w:marRight w:val="0"/>
      <w:marTop w:val="0"/>
      <w:marBottom w:val="0"/>
      <w:divBdr>
        <w:top w:val="none" w:sz="0" w:space="0" w:color="auto"/>
        <w:left w:val="none" w:sz="0" w:space="0" w:color="auto"/>
        <w:bottom w:val="none" w:sz="0" w:space="0" w:color="auto"/>
        <w:right w:val="none" w:sz="0" w:space="0" w:color="auto"/>
      </w:divBdr>
      <w:divsChild>
        <w:div w:id="1074083658">
          <w:marLeft w:val="0"/>
          <w:marRight w:val="0"/>
          <w:marTop w:val="0"/>
          <w:marBottom w:val="300"/>
          <w:divBdr>
            <w:top w:val="none" w:sz="0" w:space="0" w:color="auto"/>
            <w:left w:val="none" w:sz="0" w:space="0" w:color="auto"/>
            <w:bottom w:val="none" w:sz="0" w:space="0" w:color="auto"/>
            <w:right w:val="none" w:sz="0" w:space="0" w:color="auto"/>
          </w:divBdr>
          <w:divsChild>
            <w:div w:id="182865173">
              <w:marLeft w:val="0"/>
              <w:marRight w:val="0"/>
              <w:marTop w:val="0"/>
              <w:marBottom w:val="0"/>
              <w:divBdr>
                <w:top w:val="none" w:sz="0" w:space="0" w:color="auto"/>
                <w:left w:val="none" w:sz="0" w:space="0" w:color="auto"/>
                <w:bottom w:val="none" w:sz="0" w:space="0" w:color="auto"/>
                <w:right w:val="none" w:sz="0" w:space="0" w:color="auto"/>
              </w:divBdr>
              <w:divsChild>
                <w:div w:id="1363704100">
                  <w:marLeft w:val="0"/>
                  <w:marRight w:val="0"/>
                  <w:marTop w:val="0"/>
                  <w:marBottom w:val="0"/>
                  <w:divBdr>
                    <w:top w:val="single" w:sz="6" w:space="0" w:color="DDDDDD"/>
                    <w:left w:val="single" w:sz="6" w:space="4" w:color="DDDDDD"/>
                    <w:bottom w:val="single" w:sz="6" w:space="0" w:color="DDDDDD"/>
                    <w:right w:val="single" w:sz="6" w:space="4" w:color="DDDDDD"/>
                  </w:divBdr>
                  <w:divsChild>
                    <w:div w:id="238448837">
                      <w:marLeft w:val="0"/>
                      <w:marRight w:val="0"/>
                      <w:marTop w:val="0"/>
                      <w:marBottom w:val="150"/>
                      <w:divBdr>
                        <w:top w:val="none" w:sz="0" w:space="0" w:color="auto"/>
                        <w:left w:val="none" w:sz="0" w:space="0" w:color="auto"/>
                        <w:bottom w:val="none" w:sz="0" w:space="0" w:color="auto"/>
                        <w:right w:val="none" w:sz="0" w:space="0" w:color="auto"/>
                      </w:divBdr>
                      <w:divsChild>
                        <w:div w:id="1198422618">
                          <w:marLeft w:val="0"/>
                          <w:marRight w:val="0"/>
                          <w:marTop w:val="0"/>
                          <w:marBottom w:val="0"/>
                          <w:divBdr>
                            <w:top w:val="none" w:sz="0" w:space="0" w:color="auto"/>
                            <w:left w:val="none" w:sz="0" w:space="0" w:color="auto"/>
                            <w:bottom w:val="none" w:sz="0" w:space="0" w:color="auto"/>
                            <w:right w:val="none" w:sz="0" w:space="0" w:color="auto"/>
                          </w:divBdr>
                          <w:divsChild>
                            <w:div w:id="995958765">
                              <w:marLeft w:val="0"/>
                              <w:marRight w:val="0"/>
                              <w:marTop w:val="0"/>
                              <w:marBottom w:val="0"/>
                              <w:divBdr>
                                <w:top w:val="none" w:sz="0" w:space="0" w:color="auto"/>
                                <w:left w:val="none" w:sz="0" w:space="0" w:color="auto"/>
                                <w:bottom w:val="none" w:sz="0" w:space="0" w:color="auto"/>
                                <w:right w:val="none" w:sz="0" w:space="0" w:color="auto"/>
                              </w:divBdr>
                              <w:divsChild>
                                <w:div w:id="633368729">
                                  <w:marLeft w:val="0"/>
                                  <w:marRight w:val="0"/>
                                  <w:marTop w:val="0"/>
                                  <w:marBottom w:val="0"/>
                                  <w:divBdr>
                                    <w:top w:val="none" w:sz="0" w:space="0" w:color="auto"/>
                                    <w:left w:val="none" w:sz="0" w:space="0" w:color="auto"/>
                                    <w:bottom w:val="none" w:sz="0" w:space="0" w:color="auto"/>
                                    <w:right w:val="none" w:sz="0" w:space="0" w:color="auto"/>
                                  </w:divBdr>
                                  <w:divsChild>
                                    <w:div w:id="1506869838">
                                      <w:marLeft w:val="0"/>
                                      <w:marRight w:val="0"/>
                                      <w:marTop w:val="0"/>
                                      <w:marBottom w:val="0"/>
                                      <w:divBdr>
                                        <w:top w:val="none" w:sz="0" w:space="0" w:color="auto"/>
                                        <w:left w:val="none" w:sz="0" w:space="0" w:color="auto"/>
                                        <w:bottom w:val="none" w:sz="0" w:space="0" w:color="auto"/>
                                        <w:right w:val="none" w:sz="0" w:space="0" w:color="auto"/>
                                      </w:divBdr>
                                    </w:div>
                                    <w:div w:id="1680229388">
                                      <w:marLeft w:val="0"/>
                                      <w:marRight w:val="0"/>
                                      <w:marTop w:val="0"/>
                                      <w:marBottom w:val="0"/>
                                      <w:divBdr>
                                        <w:top w:val="none" w:sz="0" w:space="0" w:color="auto"/>
                                        <w:left w:val="none" w:sz="0" w:space="0" w:color="auto"/>
                                        <w:bottom w:val="none" w:sz="0" w:space="0" w:color="auto"/>
                                        <w:right w:val="none" w:sz="0" w:space="0" w:color="auto"/>
                                      </w:divBdr>
                                    </w:div>
                                    <w:div w:id="233786832">
                                      <w:marLeft w:val="0"/>
                                      <w:marRight w:val="0"/>
                                      <w:marTop w:val="0"/>
                                      <w:marBottom w:val="0"/>
                                      <w:divBdr>
                                        <w:top w:val="none" w:sz="0" w:space="0" w:color="auto"/>
                                        <w:left w:val="none" w:sz="0" w:space="0" w:color="auto"/>
                                        <w:bottom w:val="none" w:sz="0" w:space="0" w:color="auto"/>
                                        <w:right w:val="none" w:sz="0" w:space="0" w:color="auto"/>
                                      </w:divBdr>
                                    </w:div>
                                    <w:div w:id="1038168298">
                                      <w:marLeft w:val="0"/>
                                      <w:marRight w:val="0"/>
                                      <w:marTop w:val="0"/>
                                      <w:marBottom w:val="0"/>
                                      <w:divBdr>
                                        <w:top w:val="none" w:sz="0" w:space="0" w:color="auto"/>
                                        <w:left w:val="none" w:sz="0" w:space="0" w:color="auto"/>
                                        <w:bottom w:val="none" w:sz="0" w:space="0" w:color="auto"/>
                                        <w:right w:val="none" w:sz="0" w:space="0" w:color="auto"/>
                                      </w:divBdr>
                                    </w:div>
                                    <w:div w:id="351491005">
                                      <w:marLeft w:val="0"/>
                                      <w:marRight w:val="0"/>
                                      <w:marTop w:val="0"/>
                                      <w:marBottom w:val="0"/>
                                      <w:divBdr>
                                        <w:top w:val="none" w:sz="0" w:space="0" w:color="auto"/>
                                        <w:left w:val="none" w:sz="0" w:space="0" w:color="auto"/>
                                        <w:bottom w:val="none" w:sz="0" w:space="0" w:color="auto"/>
                                        <w:right w:val="none" w:sz="0" w:space="0" w:color="auto"/>
                                      </w:divBdr>
                                    </w:div>
                                    <w:div w:id="640886634">
                                      <w:marLeft w:val="0"/>
                                      <w:marRight w:val="0"/>
                                      <w:marTop w:val="0"/>
                                      <w:marBottom w:val="0"/>
                                      <w:divBdr>
                                        <w:top w:val="none" w:sz="0" w:space="0" w:color="auto"/>
                                        <w:left w:val="none" w:sz="0" w:space="0" w:color="auto"/>
                                        <w:bottom w:val="none" w:sz="0" w:space="0" w:color="auto"/>
                                        <w:right w:val="none" w:sz="0" w:space="0" w:color="auto"/>
                                      </w:divBdr>
                                    </w:div>
                                    <w:div w:id="628627137">
                                      <w:marLeft w:val="0"/>
                                      <w:marRight w:val="0"/>
                                      <w:marTop w:val="0"/>
                                      <w:marBottom w:val="0"/>
                                      <w:divBdr>
                                        <w:top w:val="none" w:sz="0" w:space="0" w:color="auto"/>
                                        <w:left w:val="none" w:sz="0" w:space="0" w:color="auto"/>
                                        <w:bottom w:val="none" w:sz="0" w:space="0" w:color="auto"/>
                                        <w:right w:val="none" w:sz="0" w:space="0" w:color="auto"/>
                                      </w:divBdr>
                                    </w:div>
                                    <w:div w:id="2038039321">
                                      <w:marLeft w:val="0"/>
                                      <w:marRight w:val="0"/>
                                      <w:marTop w:val="0"/>
                                      <w:marBottom w:val="0"/>
                                      <w:divBdr>
                                        <w:top w:val="none" w:sz="0" w:space="0" w:color="auto"/>
                                        <w:left w:val="none" w:sz="0" w:space="0" w:color="auto"/>
                                        <w:bottom w:val="none" w:sz="0" w:space="0" w:color="auto"/>
                                        <w:right w:val="none" w:sz="0" w:space="0" w:color="auto"/>
                                      </w:divBdr>
                                    </w:div>
                                    <w:div w:id="1330790649">
                                      <w:marLeft w:val="0"/>
                                      <w:marRight w:val="0"/>
                                      <w:marTop w:val="0"/>
                                      <w:marBottom w:val="0"/>
                                      <w:divBdr>
                                        <w:top w:val="none" w:sz="0" w:space="0" w:color="auto"/>
                                        <w:left w:val="none" w:sz="0" w:space="0" w:color="auto"/>
                                        <w:bottom w:val="none" w:sz="0" w:space="0" w:color="auto"/>
                                        <w:right w:val="none" w:sz="0" w:space="0" w:color="auto"/>
                                      </w:divBdr>
                                    </w:div>
                                    <w:div w:id="715619352">
                                      <w:marLeft w:val="0"/>
                                      <w:marRight w:val="0"/>
                                      <w:marTop w:val="0"/>
                                      <w:marBottom w:val="0"/>
                                      <w:divBdr>
                                        <w:top w:val="none" w:sz="0" w:space="0" w:color="auto"/>
                                        <w:left w:val="none" w:sz="0" w:space="0" w:color="auto"/>
                                        <w:bottom w:val="none" w:sz="0" w:space="0" w:color="auto"/>
                                        <w:right w:val="none" w:sz="0" w:space="0" w:color="auto"/>
                                      </w:divBdr>
                                    </w:div>
                                    <w:div w:id="1638801423">
                                      <w:marLeft w:val="0"/>
                                      <w:marRight w:val="0"/>
                                      <w:marTop w:val="0"/>
                                      <w:marBottom w:val="0"/>
                                      <w:divBdr>
                                        <w:top w:val="none" w:sz="0" w:space="0" w:color="auto"/>
                                        <w:left w:val="none" w:sz="0" w:space="0" w:color="auto"/>
                                        <w:bottom w:val="none" w:sz="0" w:space="0" w:color="auto"/>
                                        <w:right w:val="none" w:sz="0" w:space="0" w:color="auto"/>
                                      </w:divBdr>
                                    </w:div>
                                    <w:div w:id="2053722628">
                                      <w:marLeft w:val="0"/>
                                      <w:marRight w:val="0"/>
                                      <w:marTop w:val="0"/>
                                      <w:marBottom w:val="0"/>
                                      <w:divBdr>
                                        <w:top w:val="none" w:sz="0" w:space="0" w:color="auto"/>
                                        <w:left w:val="none" w:sz="0" w:space="0" w:color="auto"/>
                                        <w:bottom w:val="none" w:sz="0" w:space="0" w:color="auto"/>
                                        <w:right w:val="none" w:sz="0" w:space="0" w:color="auto"/>
                                      </w:divBdr>
                                    </w:div>
                                    <w:div w:id="38748288">
                                      <w:marLeft w:val="0"/>
                                      <w:marRight w:val="0"/>
                                      <w:marTop w:val="0"/>
                                      <w:marBottom w:val="0"/>
                                      <w:divBdr>
                                        <w:top w:val="none" w:sz="0" w:space="0" w:color="auto"/>
                                        <w:left w:val="none" w:sz="0" w:space="0" w:color="auto"/>
                                        <w:bottom w:val="none" w:sz="0" w:space="0" w:color="auto"/>
                                        <w:right w:val="none" w:sz="0" w:space="0" w:color="auto"/>
                                      </w:divBdr>
                                    </w:div>
                                    <w:div w:id="37897637">
                                      <w:marLeft w:val="0"/>
                                      <w:marRight w:val="0"/>
                                      <w:marTop w:val="0"/>
                                      <w:marBottom w:val="0"/>
                                      <w:divBdr>
                                        <w:top w:val="none" w:sz="0" w:space="0" w:color="auto"/>
                                        <w:left w:val="none" w:sz="0" w:space="0" w:color="auto"/>
                                        <w:bottom w:val="none" w:sz="0" w:space="0" w:color="auto"/>
                                        <w:right w:val="none" w:sz="0" w:space="0" w:color="auto"/>
                                      </w:divBdr>
                                    </w:div>
                                    <w:div w:id="1433286410">
                                      <w:marLeft w:val="0"/>
                                      <w:marRight w:val="0"/>
                                      <w:marTop w:val="0"/>
                                      <w:marBottom w:val="0"/>
                                      <w:divBdr>
                                        <w:top w:val="none" w:sz="0" w:space="0" w:color="auto"/>
                                        <w:left w:val="none" w:sz="0" w:space="0" w:color="auto"/>
                                        <w:bottom w:val="none" w:sz="0" w:space="0" w:color="auto"/>
                                        <w:right w:val="none" w:sz="0" w:space="0" w:color="auto"/>
                                      </w:divBdr>
                                    </w:div>
                                    <w:div w:id="339503869">
                                      <w:marLeft w:val="0"/>
                                      <w:marRight w:val="0"/>
                                      <w:marTop w:val="0"/>
                                      <w:marBottom w:val="0"/>
                                      <w:divBdr>
                                        <w:top w:val="none" w:sz="0" w:space="0" w:color="auto"/>
                                        <w:left w:val="none" w:sz="0" w:space="0" w:color="auto"/>
                                        <w:bottom w:val="none" w:sz="0" w:space="0" w:color="auto"/>
                                        <w:right w:val="none" w:sz="0" w:space="0" w:color="auto"/>
                                      </w:divBdr>
                                    </w:div>
                                    <w:div w:id="162402435">
                                      <w:marLeft w:val="0"/>
                                      <w:marRight w:val="0"/>
                                      <w:marTop w:val="0"/>
                                      <w:marBottom w:val="0"/>
                                      <w:divBdr>
                                        <w:top w:val="none" w:sz="0" w:space="0" w:color="auto"/>
                                        <w:left w:val="none" w:sz="0" w:space="0" w:color="auto"/>
                                        <w:bottom w:val="none" w:sz="0" w:space="0" w:color="auto"/>
                                        <w:right w:val="none" w:sz="0" w:space="0" w:color="auto"/>
                                      </w:divBdr>
                                    </w:div>
                                    <w:div w:id="2040618791">
                                      <w:marLeft w:val="0"/>
                                      <w:marRight w:val="0"/>
                                      <w:marTop w:val="0"/>
                                      <w:marBottom w:val="0"/>
                                      <w:divBdr>
                                        <w:top w:val="none" w:sz="0" w:space="0" w:color="auto"/>
                                        <w:left w:val="none" w:sz="0" w:space="0" w:color="auto"/>
                                        <w:bottom w:val="none" w:sz="0" w:space="0" w:color="auto"/>
                                        <w:right w:val="none" w:sz="0" w:space="0" w:color="auto"/>
                                      </w:divBdr>
                                    </w:div>
                                    <w:div w:id="196233818">
                                      <w:marLeft w:val="0"/>
                                      <w:marRight w:val="0"/>
                                      <w:marTop w:val="0"/>
                                      <w:marBottom w:val="0"/>
                                      <w:divBdr>
                                        <w:top w:val="none" w:sz="0" w:space="0" w:color="auto"/>
                                        <w:left w:val="none" w:sz="0" w:space="0" w:color="auto"/>
                                        <w:bottom w:val="none" w:sz="0" w:space="0" w:color="auto"/>
                                        <w:right w:val="none" w:sz="0" w:space="0" w:color="auto"/>
                                      </w:divBdr>
                                    </w:div>
                                    <w:div w:id="8990103">
                                      <w:marLeft w:val="0"/>
                                      <w:marRight w:val="0"/>
                                      <w:marTop w:val="0"/>
                                      <w:marBottom w:val="0"/>
                                      <w:divBdr>
                                        <w:top w:val="none" w:sz="0" w:space="0" w:color="auto"/>
                                        <w:left w:val="none" w:sz="0" w:space="0" w:color="auto"/>
                                        <w:bottom w:val="none" w:sz="0" w:space="0" w:color="auto"/>
                                        <w:right w:val="none" w:sz="0" w:space="0" w:color="auto"/>
                                      </w:divBdr>
                                    </w:div>
                                    <w:div w:id="57497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051579">
      <w:bodyDiv w:val="1"/>
      <w:marLeft w:val="0"/>
      <w:marRight w:val="0"/>
      <w:marTop w:val="0"/>
      <w:marBottom w:val="0"/>
      <w:divBdr>
        <w:top w:val="none" w:sz="0" w:space="0" w:color="auto"/>
        <w:left w:val="none" w:sz="0" w:space="0" w:color="auto"/>
        <w:bottom w:val="none" w:sz="0" w:space="0" w:color="auto"/>
        <w:right w:val="none" w:sz="0" w:space="0" w:color="auto"/>
      </w:divBdr>
    </w:div>
    <w:div w:id="865216703">
      <w:bodyDiv w:val="1"/>
      <w:marLeft w:val="0"/>
      <w:marRight w:val="0"/>
      <w:marTop w:val="0"/>
      <w:marBottom w:val="0"/>
      <w:divBdr>
        <w:top w:val="none" w:sz="0" w:space="0" w:color="auto"/>
        <w:left w:val="none" w:sz="0" w:space="0" w:color="auto"/>
        <w:bottom w:val="none" w:sz="0" w:space="0" w:color="auto"/>
        <w:right w:val="none" w:sz="0" w:space="0" w:color="auto"/>
      </w:divBdr>
      <w:divsChild>
        <w:div w:id="1858620272">
          <w:marLeft w:val="0"/>
          <w:marRight w:val="0"/>
          <w:marTop w:val="0"/>
          <w:marBottom w:val="360"/>
          <w:divBdr>
            <w:top w:val="single" w:sz="6" w:space="0" w:color="C0C0C0"/>
            <w:left w:val="single" w:sz="6" w:space="0" w:color="C0C0C0"/>
            <w:bottom w:val="single" w:sz="6" w:space="0" w:color="C0C0C0"/>
            <w:right w:val="single" w:sz="6" w:space="0" w:color="C0C0C0"/>
          </w:divBdr>
        </w:div>
        <w:div w:id="946816966">
          <w:marLeft w:val="0"/>
          <w:marRight w:val="0"/>
          <w:marTop w:val="0"/>
          <w:marBottom w:val="360"/>
          <w:divBdr>
            <w:top w:val="single" w:sz="6" w:space="0" w:color="C0C0C0"/>
            <w:left w:val="single" w:sz="6" w:space="0" w:color="C0C0C0"/>
            <w:bottom w:val="single" w:sz="6" w:space="0" w:color="C0C0C0"/>
            <w:right w:val="single" w:sz="6" w:space="0" w:color="C0C0C0"/>
          </w:divBdr>
        </w:div>
        <w:div w:id="87624375">
          <w:marLeft w:val="0"/>
          <w:marRight w:val="0"/>
          <w:marTop w:val="0"/>
          <w:marBottom w:val="360"/>
          <w:divBdr>
            <w:top w:val="single" w:sz="6" w:space="0" w:color="C0C0C0"/>
            <w:left w:val="single" w:sz="6" w:space="0" w:color="C0C0C0"/>
            <w:bottom w:val="single" w:sz="6" w:space="0" w:color="C0C0C0"/>
            <w:right w:val="single" w:sz="6" w:space="0" w:color="C0C0C0"/>
          </w:divBdr>
        </w:div>
        <w:div w:id="738989035">
          <w:marLeft w:val="0"/>
          <w:marRight w:val="0"/>
          <w:marTop w:val="0"/>
          <w:marBottom w:val="360"/>
          <w:divBdr>
            <w:top w:val="single" w:sz="6" w:space="0" w:color="C0C0C0"/>
            <w:left w:val="single" w:sz="6" w:space="0" w:color="C0C0C0"/>
            <w:bottom w:val="single" w:sz="6" w:space="0" w:color="C0C0C0"/>
            <w:right w:val="single" w:sz="6" w:space="0" w:color="C0C0C0"/>
          </w:divBdr>
        </w:div>
        <w:div w:id="892233688">
          <w:marLeft w:val="0"/>
          <w:marRight w:val="0"/>
          <w:marTop w:val="0"/>
          <w:marBottom w:val="360"/>
          <w:divBdr>
            <w:top w:val="single" w:sz="6" w:space="0" w:color="C0C0C0"/>
            <w:left w:val="single" w:sz="6" w:space="0" w:color="C0C0C0"/>
            <w:bottom w:val="single" w:sz="6" w:space="0" w:color="C0C0C0"/>
            <w:right w:val="single" w:sz="6" w:space="0" w:color="C0C0C0"/>
          </w:divBdr>
        </w:div>
        <w:div w:id="1709183224">
          <w:marLeft w:val="0"/>
          <w:marRight w:val="0"/>
          <w:marTop w:val="0"/>
          <w:marBottom w:val="360"/>
          <w:divBdr>
            <w:top w:val="single" w:sz="6" w:space="0" w:color="C0C0C0"/>
            <w:left w:val="single" w:sz="6" w:space="0" w:color="C0C0C0"/>
            <w:bottom w:val="single" w:sz="6" w:space="0" w:color="C0C0C0"/>
            <w:right w:val="single" w:sz="6" w:space="0" w:color="C0C0C0"/>
          </w:divBdr>
        </w:div>
        <w:div w:id="273365371">
          <w:marLeft w:val="0"/>
          <w:marRight w:val="0"/>
          <w:marTop w:val="0"/>
          <w:marBottom w:val="360"/>
          <w:divBdr>
            <w:top w:val="single" w:sz="6" w:space="0" w:color="C0C0C0"/>
            <w:left w:val="single" w:sz="6" w:space="0" w:color="C0C0C0"/>
            <w:bottom w:val="single" w:sz="6" w:space="0" w:color="C0C0C0"/>
            <w:right w:val="single" w:sz="6" w:space="0" w:color="C0C0C0"/>
          </w:divBdr>
        </w:div>
        <w:div w:id="908273309">
          <w:marLeft w:val="0"/>
          <w:marRight w:val="0"/>
          <w:marTop w:val="0"/>
          <w:marBottom w:val="360"/>
          <w:divBdr>
            <w:top w:val="single" w:sz="6" w:space="0" w:color="C0C0C0"/>
            <w:left w:val="single" w:sz="6" w:space="0" w:color="C0C0C0"/>
            <w:bottom w:val="single" w:sz="6" w:space="0" w:color="C0C0C0"/>
            <w:right w:val="single" w:sz="6" w:space="0" w:color="C0C0C0"/>
          </w:divBdr>
        </w:div>
        <w:div w:id="1507748215">
          <w:marLeft w:val="0"/>
          <w:marRight w:val="0"/>
          <w:marTop w:val="0"/>
          <w:marBottom w:val="360"/>
          <w:divBdr>
            <w:top w:val="single" w:sz="6" w:space="0" w:color="C0C0C0"/>
            <w:left w:val="single" w:sz="6" w:space="0" w:color="C0C0C0"/>
            <w:bottom w:val="single" w:sz="6" w:space="0" w:color="C0C0C0"/>
            <w:right w:val="single" w:sz="6" w:space="0" w:color="C0C0C0"/>
          </w:divBdr>
        </w:div>
        <w:div w:id="646781992">
          <w:marLeft w:val="0"/>
          <w:marRight w:val="0"/>
          <w:marTop w:val="0"/>
          <w:marBottom w:val="360"/>
          <w:divBdr>
            <w:top w:val="single" w:sz="6" w:space="0" w:color="C0C0C0"/>
            <w:left w:val="single" w:sz="6" w:space="0" w:color="C0C0C0"/>
            <w:bottom w:val="single" w:sz="6" w:space="0" w:color="C0C0C0"/>
            <w:right w:val="single" w:sz="6" w:space="0" w:color="C0C0C0"/>
          </w:divBdr>
        </w:div>
        <w:div w:id="963385679">
          <w:marLeft w:val="0"/>
          <w:marRight w:val="0"/>
          <w:marTop w:val="0"/>
          <w:marBottom w:val="360"/>
          <w:divBdr>
            <w:top w:val="single" w:sz="6" w:space="0" w:color="C0C0C0"/>
            <w:left w:val="single" w:sz="6" w:space="0" w:color="C0C0C0"/>
            <w:bottom w:val="single" w:sz="6" w:space="0" w:color="C0C0C0"/>
            <w:right w:val="single" w:sz="6" w:space="0" w:color="C0C0C0"/>
          </w:divBdr>
        </w:div>
        <w:div w:id="2077584144">
          <w:marLeft w:val="0"/>
          <w:marRight w:val="0"/>
          <w:marTop w:val="0"/>
          <w:marBottom w:val="360"/>
          <w:divBdr>
            <w:top w:val="single" w:sz="6" w:space="0" w:color="C0C0C0"/>
            <w:left w:val="single" w:sz="6" w:space="0" w:color="C0C0C0"/>
            <w:bottom w:val="single" w:sz="6" w:space="0" w:color="C0C0C0"/>
            <w:right w:val="single" w:sz="6" w:space="0" w:color="C0C0C0"/>
          </w:divBdr>
        </w:div>
        <w:div w:id="1837845001">
          <w:marLeft w:val="0"/>
          <w:marRight w:val="0"/>
          <w:marTop w:val="0"/>
          <w:marBottom w:val="360"/>
          <w:divBdr>
            <w:top w:val="single" w:sz="6" w:space="0" w:color="C0C0C0"/>
            <w:left w:val="single" w:sz="6" w:space="0" w:color="C0C0C0"/>
            <w:bottom w:val="single" w:sz="6" w:space="0" w:color="C0C0C0"/>
            <w:right w:val="single" w:sz="6" w:space="0" w:color="C0C0C0"/>
          </w:divBdr>
        </w:div>
        <w:div w:id="12752079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884869378">
      <w:bodyDiv w:val="1"/>
      <w:marLeft w:val="0"/>
      <w:marRight w:val="0"/>
      <w:marTop w:val="0"/>
      <w:marBottom w:val="0"/>
      <w:divBdr>
        <w:top w:val="none" w:sz="0" w:space="0" w:color="auto"/>
        <w:left w:val="none" w:sz="0" w:space="0" w:color="auto"/>
        <w:bottom w:val="none" w:sz="0" w:space="0" w:color="auto"/>
        <w:right w:val="none" w:sz="0" w:space="0" w:color="auto"/>
      </w:divBdr>
    </w:div>
    <w:div w:id="894584232">
      <w:bodyDiv w:val="1"/>
      <w:marLeft w:val="0"/>
      <w:marRight w:val="0"/>
      <w:marTop w:val="0"/>
      <w:marBottom w:val="0"/>
      <w:divBdr>
        <w:top w:val="none" w:sz="0" w:space="0" w:color="auto"/>
        <w:left w:val="none" w:sz="0" w:space="0" w:color="auto"/>
        <w:bottom w:val="none" w:sz="0" w:space="0" w:color="auto"/>
        <w:right w:val="none" w:sz="0" w:space="0" w:color="auto"/>
      </w:divBdr>
    </w:div>
    <w:div w:id="912860583">
      <w:bodyDiv w:val="1"/>
      <w:marLeft w:val="0"/>
      <w:marRight w:val="0"/>
      <w:marTop w:val="0"/>
      <w:marBottom w:val="0"/>
      <w:divBdr>
        <w:top w:val="none" w:sz="0" w:space="0" w:color="auto"/>
        <w:left w:val="none" w:sz="0" w:space="0" w:color="auto"/>
        <w:bottom w:val="none" w:sz="0" w:space="0" w:color="auto"/>
        <w:right w:val="none" w:sz="0" w:space="0" w:color="auto"/>
      </w:divBdr>
      <w:divsChild>
        <w:div w:id="552421858">
          <w:marLeft w:val="0"/>
          <w:marRight w:val="0"/>
          <w:marTop w:val="0"/>
          <w:marBottom w:val="180"/>
          <w:divBdr>
            <w:top w:val="none" w:sz="0" w:space="0" w:color="auto"/>
            <w:left w:val="none" w:sz="0" w:space="0" w:color="auto"/>
            <w:bottom w:val="none" w:sz="0" w:space="0" w:color="auto"/>
            <w:right w:val="none" w:sz="0" w:space="0" w:color="auto"/>
          </w:divBdr>
        </w:div>
      </w:divsChild>
    </w:div>
    <w:div w:id="946545382">
      <w:bodyDiv w:val="1"/>
      <w:marLeft w:val="0"/>
      <w:marRight w:val="0"/>
      <w:marTop w:val="0"/>
      <w:marBottom w:val="0"/>
      <w:divBdr>
        <w:top w:val="none" w:sz="0" w:space="0" w:color="auto"/>
        <w:left w:val="none" w:sz="0" w:space="0" w:color="auto"/>
        <w:bottom w:val="none" w:sz="0" w:space="0" w:color="auto"/>
        <w:right w:val="none" w:sz="0" w:space="0" w:color="auto"/>
      </w:divBdr>
    </w:div>
    <w:div w:id="974530679">
      <w:bodyDiv w:val="1"/>
      <w:marLeft w:val="0"/>
      <w:marRight w:val="0"/>
      <w:marTop w:val="0"/>
      <w:marBottom w:val="0"/>
      <w:divBdr>
        <w:top w:val="none" w:sz="0" w:space="0" w:color="auto"/>
        <w:left w:val="none" w:sz="0" w:space="0" w:color="auto"/>
        <w:bottom w:val="none" w:sz="0" w:space="0" w:color="auto"/>
        <w:right w:val="none" w:sz="0" w:space="0" w:color="auto"/>
      </w:divBdr>
    </w:div>
    <w:div w:id="996617469">
      <w:bodyDiv w:val="1"/>
      <w:marLeft w:val="0"/>
      <w:marRight w:val="0"/>
      <w:marTop w:val="0"/>
      <w:marBottom w:val="0"/>
      <w:divBdr>
        <w:top w:val="none" w:sz="0" w:space="0" w:color="auto"/>
        <w:left w:val="none" w:sz="0" w:space="0" w:color="auto"/>
        <w:bottom w:val="none" w:sz="0" w:space="0" w:color="auto"/>
        <w:right w:val="none" w:sz="0" w:space="0" w:color="auto"/>
      </w:divBdr>
    </w:div>
    <w:div w:id="1016426193">
      <w:bodyDiv w:val="1"/>
      <w:marLeft w:val="0"/>
      <w:marRight w:val="0"/>
      <w:marTop w:val="0"/>
      <w:marBottom w:val="0"/>
      <w:divBdr>
        <w:top w:val="none" w:sz="0" w:space="0" w:color="auto"/>
        <w:left w:val="none" w:sz="0" w:space="0" w:color="auto"/>
        <w:bottom w:val="none" w:sz="0" w:space="0" w:color="auto"/>
        <w:right w:val="none" w:sz="0" w:space="0" w:color="auto"/>
      </w:divBdr>
      <w:divsChild>
        <w:div w:id="1556547095">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021080850">
      <w:bodyDiv w:val="1"/>
      <w:marLeft w:val="0"/>
      <w:marRight w:val="0"/>
      <w:marTop w:val="0"/>
      <w:marBottom w:val="0"/>
      <w:divBdr>
        <w:top w:val="none" w:sz="0" w:space="0" w:color="auto"/>
        <w:left w:val="none" w:sz="0" w:space="0" w:color="auto"/>
        <w:bottom w:val="none" w:sz="0" w:space="0" w:color="auto"/>
        <w:right w:val="none" w:sz="0" w:space="0" w:color="auto"/>
      </w:divBdr>
      <w:divsChild>
        <w:div w:id="387458429">
          <w:marLeft w:val="-300"/>
          <w:marRight w:val="-300"/>
          <w:marTop w:val="360"/>
          <w:marBottom w:val="360"/>
          <w:divBdr>
            <w:top w:val="none" w:sz="0" w:space="0" w:color="auto"/>
            <w:left w:val="none" w:sz="0" w:space="0" w:color="auto"/>
            <w:bottom w:val="none" w:sz="0" w:space="0" w:color="auto"/>
            <w:right w:val="none" w:sz="0" w:space="0" w:color="auto"/>
          </w:divBdr>
        </w:div>
      </w:divsChild>
    </w:div>
    <w:div w:id="1139497841">
      <w:bodyDiv w:val="1"/>
      <w:marLeft w:val="0"/>
      <w:marRight w:val="0"/>
      <w:marTop w:val="0"/>
      <w:marBottom w:val="0"/>
      <w:divBdr>
        <w:top w:val="none" w:sz="0" w:space="0" w:color="auto"/>
        <w:left w:val="none" w:sz="0" w:space="0" w:color="auto"/>
        <w:bottom w:val="none" w:sz="0" w:space="0" w:color="auto"/>
        <w:right w:val="none" w:sz="0" w:space="0" w:color="auto"/>
      </w:divBdr>
    </w:div>
    <w:div w:id="1144270457">
      <w:bodyDiv w:val="1"/>
      <w:marLeft w:val="0"/>
      <w:marRight w:val="0"/>
      <w:marTop w:val="0"/>
      <w:marBottom w:val="0"/>
      <w:divBdr>
        <w:top w:val="none" w:sz="0" w:space="0" w:color="auto"/>
        <w:left w:val="none" w:sz="0" w:space="0" w:color="auto"/>
        <w:bottom w:val="none" w:sz="0" w:space="0" w:color="auto"/>
        <w:right w:val="none" w:sz="0" w:space="0" w:color="auto"/>
      </w:divBdr>
      <w:divsChild>
        <w:div w:id="2136947294">
          <w:marLeft w:val="-480"/>
          <w:marRight w:val="-480"/>
          <w:marTop w:val="360"/>
          <w:marBottom w:val="360"/>
          <w:divBdr>
            <w:top w:val="none" w:sz="0" w:space="0" w:color="auto"/>
            <w:left w:val="none" w:sz="0" w:space="0" w:color="auto"/>
            <w:bottom w:val="none" w:sz="0" w:space="0" w:color="auto"/>
            <w:right w:val="none" w:sz="0" w:space="0" w:color="auto"/>
          </w:divBdr>
        </w:div>
      </w:divsChild>
    </w:div>
    <w:div w:id="1147478983">
      <w:bodyDiv w:val="1"/>
      <w:marLeft w:val="0"/>
      <w:marRight w:val="0"/>
      <w:marTop w:val="0"/>
      <w:marBottom w:val="0"/>
      <w:divBdr>
        <w:top w:val="none" w:sz="0" w:space="0" w:color="auto"/>
        <w:left w:val="none" w:sz="0" w:space="0" w:color="auto"/>
        <w:bottom w:val="none" w:sz="0" w:space="0" w:color="auto"/>
        <w:right w:val="none" w:sz="0" w:space="0" w:color="auto"/>
      </w:divBdr>
      <w:divsChild>
        <w:div w:id="267811420">
          <w:marLeft w:val="-300"/>
          <w:marRight w:val="-300"/>
          <w:marTop w:val="360"/>
          <w:marBottom w:val="360"/>
          <w:divBdr>
            <w:top w:val="none" w:sz="0" w:space="0" w:color="auto"/>
            <w:left w:val="none" w:sz="0" w:space="0" w:color="auto"/>
            <w:bottom w:val="none" w:sz="0" w:space="0" w:color="auto"/>
            <w:right w:val="none" w:sz="0" w:space="0" w:color="auto"/>
          </w:divBdr>
          <w:divsChild>
            <w:div w:id="39034813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4784737">
      <w:bodyDiv w:val="1"/>
      <w:marLeft w:val="0"/>
      <w:marRight w:val="0"/>
      <w:marTop w:val="0"/>
      <w:marBottom w:val="0"/>
      <w:divBdr>
        <w:top w:val="none" w:sz="0" w:space="0" w:color="auto"/>
        <w:left w:val="none" w:sz="0" w:space="0" w:color="auto"/>
        <w:bottom w:val="none" w:sz="0" w:space="0" w:color="auto"/>
        <w:right w:val="none" w:sz="0" w:space="0" w:color="auto"/>
      </w:divBdr>
      <w:divsChild>
        <w:div w:id="544373744">
          <w:marLeft w:val="0"/>
          <w:marRight w:val="0"/>
          <w:marTop w:val="0"/>
          <w:marBottom w:val="0"/>
          <w:divBdr>
            <w:top w:val="none" w:sz="0" w:space="0" w:color="auto"/>
            <w:left w:val="none" w:sz="0" w:space="0" w:color="auto"/>
            <w:bottom w:val="none" w:sz="0" w:space="0" w:color="auto"/>
            <w:right w:val="none" w:sz="0" w:space="0" w:color="auto"/>
          </w:divBdr>
          <w:divsChild>
            <w:div w:id="1937403620">
              <w:marLeft w:val="0"/>
              <w:marRight w:val="0"/>
              <w:marTop w:val="0"/>
              <w:marBottom w:val="0"/>
              <w:divBdr>
                <w:top w:val="none" w:sz="0" w:space="0" w:color="auto"/>
                <w:left w:val="none" w:sz="0" w:space="0" w:color="auto"/>
                <w:bottom w:val="none" w:sz="0" w:space="0" w:color="auto"/>
                <w:right w:val="none" w:sz="0" w:space="0" w:color="auto"/>
              </w:divBdr>
            </w:div>
            <w:div w:id="1390886201">
              <w:marLeft w:val="0"/>
              <w:marRight w:val="0"/>
              <w:marTop w:val="0"/>
              <w:marBottom w:val="0"/>
              <w:divBdr>
                <w:top w:val="none" w:sz="0" w:space="0" w:color="auto"/>
                <w:left w:val="none" w:sz="0" w:space="0" w:color="auto"/>
                <w:bottom w:val="none" w:sz="0" w:space="0" w:color="auto"/>
                <w:right w:val="none" w:sz="0" w:space="0" w:color="auto"/>
              </w:divBdr>
            </w:div>
            <w:div w:id="1627540491">
              <w:marLeft w:val="0"/>
              <w:marRight w:val="0"/>
              <w:marTop w:val="0"/>
              <w:marBottom w:val="0"/>
              <w:divBdr>
                <w:top w:val="none" w:sz="0" w:space="0" w:color="auto"/>
                <w:left w:val="none" w:sz="0" w:space="0" w:color="auto"/>
                <w:bottom w:val="none" w:sz="0" w:space="0" w:color="auto"/>
                <w:right w:val="none" w:sz="0" w:space="0" w:color="auto"/>
              </w:divBdr>
            </w:div>
            <w:div w:id="1317225718">
              <w:marLeft w:val="0"/>
              <w:marRight w:val="0"/>
              <w:marTop w:val="0"/>
              <w:marBottom w:val="0"/>
              <w:divBdr>
                <w:top w:val="none" w:sz="0" w:space="0" w:color="auto"/>
                <w:left w:val="none" w:sz="0" w:space="0" w:color="auto"/>
                <w:bottom w:val="none" w:sz="0" w:space="0" w:color="auto"/>
                <w:right w:val="none" w:sz="0" w:space="0" w:color="auto"/>
              </w:divBdr>
            </w:div>
            <w:div w:id="843320302">
              <w:marLeft w:val="0"/>
              <w:marRight w:val="0"/>
              <w:marTop w:val="0"/>
              <w:marBottom w:val="0"/>
              <w:divBdr>
                <w:top w:val="none" w:sz="0" w:space="0" w:color="auto"/>
                <w:left w:val="none" w:sz="0" w:space="0" w:color="auto"/>
                <w:bottom w:val="none" w:sz="0" w:space="0" w:color="auto"/>
                <w:right w:val="none" w:sz="0" w:space="0" w:color="auto"/>
              </w:divBdr>
            </w:div>
            <w:div w:id="1101291378">
              <w:marLeft w:val="0"/>
              <w:marRight w:val="0"/>
              <w:marTop w:val="0"/>
              <w:marBottom w:val="0"/>
              <w:divBdr>
                <w:top w:val="none" w:sz="0" w:space="0" w:color="auto"/>
                <w:left w:val="none" w:sz="0" w:space="0" w:color="auto"/>
                <w:bottom w:val="none" w:sz="0" w:space="0" w:color="auto"/>
                <w:right w:val="none" w:sz="0" w:space="0" w:color="auto"/>
              </w:divBdr>
            </w:div>
            <w:div w:id="993920514">
              <w:marLeft w:val="0"/>
              <w:marRight w:val="0"/>
              <w:marTop w:val="0"/>
              <w:marBottom w:val="0"/>
              <w:divBdr>
                <w:top w:val="none" w:sz="0" w:space="0" w:color="auto"/>
                <w:left w:val="none" w:sz="0" w:space="0" w:color="auto"/>
                <w:bottom w:val="none" w:sz="0" w:space="0" w:color="auto"/>
                <w:right w:val="none" w:sz="0" w:space="0" w:color="auto"/>
              </w:divBdr>
            </w:div>
            <w:div w:id="80375197">
              <w:marLeft w:val="0"/>
              <w:marRight w:val="0"/>
              <w:marTop w:val="0"/>
              <w:marBottom w:val="0"/>
              <w:divBdr>
                <w:top w:val="none" w:sz="0" w:space="0" w:color="auto"/>
                <w:left w:val="none" w:sz="0" w:space="0" w:color="auto"/>
                <w:bottom w:val="none" w:sz="0" w:space="0" w:color="auto"/>
                <w:right w:val="none" w:sz="0" w:space="0" w:color="auto"/>
              </w:divBdr>
            </w:div>
            <w:div w:id="1125540840">
              <w:marLeft w:val="0"/>
              <w:marRight w:val="0"/>
              <w:marTop w:val="0"/>
              <w:marBottom w:val="0"/>
              <w:divBdr>
                <w:top w:val="none" w:sz="0" w:space="0" w:color="auto"/>
                <w:left w:val="none" w:sz="0" w:space="0" w:color="auto"/>
                <w:bottom w:val="none" w:sz="0" w:space="0" w:color="auto"/>
                <w:right w:val="none" w:sz="0" w:space="0" w:color="auto"/>
              </w:divBdr>
            </w:div>
            <w:div w:id="1574852295">
              <w:marLeft w:val="0"/>
              <w:marRight w:val="0"/>
              <w:marTop w:val="0"/>
              <w:marBottom w:val="0"/>
              <w:divBdr>
                <w:top w:val="none" w:sz="0" w:space="0" w:color="auto"/>
                <w:left w:val="none" w:sz="0" w:space="0" w:color="auto"/>
                <w:bottom w:val="none" w:sz="0" w:space="0" w:color="auto"/>
                <w:right w:val="none" w:sz="0" w:space="0" w:color="auto"/>
              </w:divBdr>
            </w:div>
            <w:div w:id="546842841">
              <w:marLeft w:val="0"/>
              <w:marRight w:val="0"/>
              <w:marTop w:val="0"/>
              <w:marBottom w:val="0"/>
              <w:divBdr>
                <w:top w:val="none" w:sz="0" w:space="0" w:color="auto"/>
                <w:left w:val="none" w:sz="0" w:space="0" w:color="auto"/>
                <w:bottom w:val="none" w:sz="0" w:space="0" w:color="auto"/>
                <w:right w:val="none" w:sz="0" w:space="0" w:color="auto"/>
              </w:divBdr>
            </w:div>
            <w:div w:id="792212254">
              <w:marLeft w:val="0"/>
              <w:marRight w:val="0"/>
              <w:marTop w:val="0"/>
              <w:marBottom w:val="0"/>
              <w:divBdr>
                <w:top w:val="none" w:sz="0" w:space="0" w:color="auto"/>
                <w:left w:val="none" w:sz="0" w:space="0" w:color="auto"/>
                <w:bottom w:val="none" w:sz="0" w:space="0" w:color="auto"/>
                <w:right w:val="none" w:sz="0" w:space="0" w:color="auto"/>
              </w:divBdr>
            </w:div>
            <w:div w:id="453983064">
              <w:marLeft w:val="0"/>
              <w:marRight w:val="0"/>
              <w:marTop w:val="0"/>
              <w:marBottom w:val="0"/>
              <w:divBdr>
                <w:top w:val="none" w:sz="0" w:space="0" w:color="auto"/>
                <w:left w:val="none" w:sz="0" w:space="0" w:color="auto"/>
                <w:bottom w:val="none" w:sz="0" w:space="0" w:color="auto"/>
                <w:right w:val="none" w:sz="0" w:space="0" w:color="auto"/>
              </w:divBdr>
            </w:div>
            <w:div w:id="642588484">
              <w:marLeft w:val="0"/>
              <w:marRight w:val="0"/>
              <w:marTop w:val="0"/>
              <w:marBottom w:val="0"/>
              <w:divBdr>
                <w:top w:val="none" w:sz="0" w:space="0" w:color="auto"/>
                <w:left w:val="none" w:sz="0" w:space="0" w:color="auto"/>
                <w:bottom w:val="none" w:sz="0" w:space="0" w:color="auto"/>
                <w:right w:val="none" w:sz="0" w:space="0" w:color="auto"/>
              </w:divBdr>
            </w:div>
            <w:div w:id="293680269">
              <w:marLeft w:val="0"/>
              <w:marRight w:val="0"/>
              <w:marTop w:val="0"/>
              <w:marBottom w:val="0"/>
              <w:divBdr>
                <w:top w:val="none" w:sz="0" w:space="0" w:color="auto"/>
                <w:left w:val="none" w:sz="0" w:space="0" w:color="auto"/>
                <w:bottom w:val="none" w:sz="0" w:space="0" w:color="auto"/>
                <w:right w:val="none" w:sz="0" w:space="0" w:color="auto"/>
              </w:divBdr>
            </w:div>
            <w:div w:id="428040634">
              <w:marLeft w:val="0"/>
              <w:marRight w:val="0"/>
              <w:marTop w:val="0"/>
              <w:marBottom w:val="0"/>
              <w:divBdr>
                <w:top w:val="none" w:sz="0" w:space="0" w:color="auto"/>
                <w:left w:val="none" w:sz="0" w:space="0" w:color="auto"/>
                <w:bottom w:val="none" w:sz="0" w:space="0" w:color="auto"/>
                <w:right w:val="none" w:sz="0" w:space="0" w:color="auto"/>
              </w:divBdr>
            </w:div>
            <w:div w:id="1391342928">
              <w:marLeft w:val="0"/>
              <w:marRight w:val="0"/>
              <w:marTop w:val="0"/>
              <w:marBottom w:val="0"/>
              <w:divBdr>
                <w:top w:val="none" w:sz="0" w:space="0" w:color="auto"/>
                <w:left w:val="none" w:sz="0" w:space="0" w:color="auto"/>
                <w:bottom w:val="none" w:sz="0" w:space="0" w:color="auto"/>
                <w:right w:val="none" w:sz="0" w:space="0" w:color="auto"/>
              </w:divBdr>
            </w:div>
            <w:div w:id="17227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5170">
      <w:bodyDiv w:val="1"/>
      <w:marLeft w:val="0"/>
      <w:marRight w:val="0"/>
      <w:marTop w:val="0"/>
      <w:marBottom w:val="0"/>
      <w:divBdr>
        <w:top w:val="none" w:sz="0" w:space="0" w:color="auto"/>
        <w:left w:val="none" w:sz="0" w:space="0" w:color="auto"/>
        <w:bottom w:val="none" w:sz="0" w:space="0" w:color="auto"/>
        <w:right w:val="none" w:sz="0" w:space="0" w:color="auto"/>
      </w:divBdr>
      <w:divsChild>
        <w:div w:id="1183208045">
          <w:marLeft w:val="-300"/>
          <w:marRight w:val="-300"/>
          <w:marTop w:val="360"/>
          <w:marBottom w:val="360"/>
          <w:divBdr>
            <w:top w:val="none" w:sz="0" w:space="0" w:color="auto"/>
            <w:left w:val="none" w:sz="0" w:space="0" w:color="auto"/>
            <w:bottom w:val="none" w:sz="0" w:space="0" w:color="auto"/>
            <w:right w:val="none" w:sz="0" w:space="0" w:color="auto"/>
          </w:divBdr>
        </w:div>
      </w:divsChild>
    </w:div>
    <w:div w:id="1181234806">
      <w:bodyDiv w:val="1"/>
      <w:marLeft w:val="0"/>
      <w:marRight w:val="0"/>
      <w:marTop w:val="0"/>
      <w:marBottom w:val="0"/>
      <w:divBdr>
        <w:top w:val="none" w:sz="0" w:space="0" w:color="auto"/>
        <w:left w:val="none" w:sz="0" w:space="0" w:color="auto"/>
        <w:bottom w:val="none" w:sz="0" w:space="0" w:color="auto"/>
        <w:right w:val="none" w:sz="0" w:space="0" w:color="auto"/>
      </w:divBdr>
      <w:divsChild>
        <w:div w:id="2057971910">
          <w:marLeft w:val="0"/>
          <w:marRight w:val="0"/>
          <w:marTop w:val="0"/>
          <w:marBottom w:val="0"/>
          <w:divBdr>
            <w:top w:val="none" w:sz="0" w:space="0" w:color="auto"/>
            <w:left w:val="none" w:sz="0" w:space="0" w:color="auto"/>
            <w:bottom w:val="none" w:sz="0" w:space="0" w:color="auto"/>
            <w:right w:val="none" w:sz="0" w:space="0" w:color="auto"/>
          </w:divBdr>
          <w:divsChild>
            <w:div w:id="766389326">
              <w:marLeft w:val="0"/>
              <w:marRight w:val="0"/>
              <w:marTop w:val="0"/>
              <w:marBottom w:val="0"/>
              <w:divBdr>
                <w:top w:val="none" w:sz="0" w:space="0" w:color="auto"/>
                <w:left w:val="none" w:sz="0" w:space="0" w:color="auto"/>
                <w:bottom w:val="none" w:sz="0" w:space="0" w:color="auto"/>
                <w:right w:val="none" w:sz="0" w:space="0" w:color="auto"/>
              </w:divBdr>
            </w:div>
            <w:div w:id="9978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7142">
      <w:bodyDiv w:val="1"/>
      <w:marLeft w:val="0"/>
      <w:marRight w:val="0"/>
      <w:marTop w:val="0"/>
      <w:marBottom w:val="0"/>
      <w:divBdr>
        <w:top w:val="none" w:sz="0" w:space="0" w:color="auto"/>
        <w:left w:val="none" w:sz="0" w:space="0" w:color="auto"/>
        <w:bottom w:val="none" w:sz="0" w:space="0" w:color="auto"/>
        <w:right w:val="none" w:sz="0" w:space="0" w:color="auto"/>
      </w:divBdr>
    </w:div>
    <w:div w:id="1244874040">
      <w:bodyDiv w:val="1"/>
      <w:marLeft w:val="0"/>
      <w:marRight w:val="0"/>
      <w:marTop w:val="0"/>
      <w:marBottom w:val="0"/>
      <w:divBdr>
        <w:top w:val="none" w:sz="0" w:space="0" w:color="auto"/>
        <w:left w:val="none" w:sz="0" w:space="0" w:color="auto"/>
        <w:bottom w:val="none" w:sz="0" w:space="0" w:color="auto"/>
        <w:right w:val="none" w:sz="0" w:space="0" w:color="auto"/>
      </w:divBdr>
    </w:div>
    <w:div w:id="1247347266">
      <w:bodyDiv w:val="1"/>
      <w:marLeft w:val="0"/>
      <w:marRight w:val="0"/>
      <w:marTop w:val="0"/>
      <w:marBottom w:val="0"/>
      <w:divBdr>
        <w:top w:val="none" w:sz="0" w:space="0" w:color="auto"/>
        <w:left w:val="none" w:sz="0" w:space="0" w:color="auto"/>
        <w:bottom w:val="none" w:sz="0" w:space="0" w:color="auto"/>
        <w:right w:val="none" w:sz="0" w:space="0" w:color="auto"/>
      </w:divBdr>
    </w:div>
    <w:div w:id="1263758502">
      <w:bodyDiv w:val="1"/>
      <w:marLeft w:val="0"/>
      <w:marRight w:val="0"/>
      <w:marTop w:val="0"/>
      <w:marBottom w:val="0"/>
      <w:divBdr>
        <w:top w:val="none" w:sz="0" w:space="0" w:color="auto"/>
        <w:left w:val="none" w:sz="0" w:space="0" w:color="auto"/>
        <w:bottom w:val="none" w:sz="0" w:space="0" w:color="auto"/>
        <w:right w:val="none" w:sz="0" w:space="0" w:color="auto"/>
      </w:divBdr>
    </w:div>
    <w:div w:id="1289972531">
      <w:bodyDiv w:val="1"/>
      <w:marLeft w:val="0"/>
      <w:marRight w:val="0"/>
      <w:marTop w:val="0"/>
      <w:marBottom w:val="0"/>
      <w:divBdr>
        <w:top w:val="none" w:sz="0" w:space="0" w:color="auto"/>
        <w:left w:val="none" w:sz="0" w:space="0" w:color="auto"/>
        <w:bottom w:val="none" w:sz="0" w:space="0" w:color="auto"/>
        <w:right w:val="none" w:sz="0" w:space="0" w:color="auto"/>
      </w:divBdr>
      <w:divsChild>
        <w:div w:id="261455449">
          <w:marLeft w:val="0"/>
          <w:marRight w:val="0"/>
          <w:marTop w:val="0"/>
          <w:marBottom w:val="0"/>
          <w:divBdr>
            <w:top w:val="none" w:sz="0" w:space="0" w:color="auto"/>
            <w:left w:val="none" w:sz="0" w:space="0" w:color="auto"/>
            <w:bottom w:val="none" w:sz="0" w:space="0" w:color="auto"/>
            <w:right w:val="none" w:sz="0" w:space="0" w:color="auto"/>
          </w:divBdr>
          <w:divsChild>
            <w:div w:id="76905063">
              <w:marLeft w:val="0"/>
              <w:marRight w:val="0"/>
              <w:marTop w:val="0"/>
              <w:marBottom w:val="0"/>
              <w:divBdr>
                <w:top w:val="none" w:sz="0" w:space="0" w:color="auto"/>
                <w:left w:val="none" w:sz="0" w:space="0" w:color="auto"/>
                <w:bottom w:val="none" w:sz="0" w:space="0" w:color="auto"/>
                <w:right w:val="none" w:sz="0" w:space="0" w:color="auto"/>
              </w:divBdr>
            </w:div>
            <w:div w:id="1700204795">
              <w:marLeft w:val="0"/>
              <w:marRight w:val="0"/>
              <w:marTop w:val="0"/>
              <w:marBottom w:val="0"/>
              <w:divBdr>
                <w:top w:val="none" w:sz="0" w:space="0" w:color="auto"/>
                <w:left w:val="none" w:sz="0" w:space="0" w:color="auto"/>
                <w:bottom w:val="none" w:sz="0" w:space="0" w:color="auto"/>
                <w:right w:val="none" w:sz="0" w:space="0" w:color="auto"/>
              </w:divBdr>
            </w:div>
            <w:div w:id="2098166310">
              <w:marLeft w:val="0"/>
              <w:marRight w:val="0"/>
              <w:marTop w:val="0"/>
              <w:marBottom w:val="0"/>
              <w:divBdr>
                <w:top w:val="none" w:sz="0" w:space="0" w:color="auto"/>
                <w:left w:val="none" w:sz="0" w:space="0" w:color="auto"/>
                <w:bottom w:val="none" w:sz="0" w:space="0" w:color="auto"/>
                <w:right w:val="none" w:sz="0" w:space="0" w:color="auto"/>
              </w:divBdr>
            </w:div>
            <w:div w:id="1065763196">
              <w:marLeft w:val="0"/>
              <w:marRight w:val="0"/>
              <w:marTop w:val="0"/>
              <w:marBottom w:val="0"/>
              <w:divBdr>
                <w:top w:val="none" w:sz="0" w:space="0" w:color="auto"/>
                <w:left w:val="none" w:sz="0" w:space="0" w:color="auto"/>
                <w:bottom w:val="none" w:sz="0" w:space="0" w:color="auto"/>
                <w:right w:val="none" w:sz="0" w:space="0" w:color="auto"/>
              </w:divBdr>
            </w:div>
            <w:div w:id="1461267894">
              <w:marLeft w:val="0"/>
              <w:marRight w:val="0"/>
              <w:marTop w:val="0"/>
              <w:marBottom w:val="0"/>
              <w:divBdr>
                <w:top w:val="none" w:sz="0" w:space="0" w:color="auto"/>
                <w:left w:val="none" w:sz="0" w:space="0" w:color="auto"/>
                <w:bottom w:val="none" w:sz="0" w:space="0" w:color="auto"/>
                <w:right w:val="none" w:sz="0" w:space="0" w:color="auto"/>
              </w:divBdr>
            </w:div>
            <w:div w:id="907884325">
              <w:marLeft w:val="0"/>
              <w:marRight w:val="0"/>
              <w:marTop w:val="0"/>
              <w:marBottom w:val="0"/>
              <w:divBdr>
                <w:top w:val="none" w:sz="0" w:space="0" w:color="auto"/>
                <w:left w:val="none" w:sz="0" w:space="0" w:color="auto"/>
                <w:bottom w:val="none" w:sz="0" w:space="0" w:color="auto"/>
                <w:right w:val="none" w:sz="0" w:space="0" w:color="auto"/>
              </w:divBdr>
            </w:div>
            <w:div w:id="324557431">
              <w:marLeft w:val="0"/>
              <w:marRight w:val="0"/>
              <w:marTop w:val="0"/>
              <w:marBottom w:val="0"/>
              <w:divBdr>
                <w:top w:val="none" w:sz="0" w:space="0" w:color="auto"/>
                <w:left w:val="none" w:sz="0" w:space="0" w:color="auto"/>
                <w:bottom w:val="none" w:sz="0" w:space="0" w:color="auto"/>
                <w:right w:val="none" w:sz="0" w:space="0" w:color="auto"/>
              </w:divBdr>
            </w:div>
            <w:div w:id="718751221">
              <w:marLeft w:val="0"/>
              <w:marRight w:val="0"/>
              <w:marTop w:val="0"/>
              <w:marBottom w:val="0"/>
              <w:divBdr>
                <w:top w:val="none" w:sz="0" w:space="0" w:color="auto"/>
                <w:left w:val="none" w:sz="0" w:space="0" w:color="auto"/>
                <w:bottom w:val="none" w:sz="0" w:space="0" w:color="auto"/>
                <w:right w:val="none" w:sz="0" w:space="0" w:color="auto"/>
              </w:divBdr>
            </w:div>
            <w:div w:id="1910538207">
              <w:marLeft w:val="0"/>
              <w:marRight w:val="0"/>
              <w:marTop w:val="0"/>
              <w:marBottom w:val="0"/>
              <w:divBdr>
                <w:top w:val="none" w:sz="0" w:space="0" w:color="auto"/>
                <w:left w:val="none" w:sz="0" w:space="0" w:color="auto"/>
                <w:bottom w:val="none" w:sz="0" w:space="0" w:color="auto"/>
                <w:right w:val="none" w:sz="0" w:space="0" w:color="auto"/>
              </w:divBdr>
            </w:div>
            <w:div w:id="941301494">
              <w:marLeft w:val="0"/>
              <w:marRight w:val="0"/>
              <w:marTop w:val="0"/>
              <w:marBottom w:val="0"/>
              <w:divBdr>
                <w:top w:val="none" w:sz="0" w:space="0" w:color="auto"/>
                <w:left w:val="none" w:sz="0" w:space="0" w:color="auto"/>
                <w:bottom w:val="none" w:sz="0" w:space="0" w:color="auto"/>
                <w:right w:val="none" w:sz="0" w:space="0" w:color="auto"/>
              </w:divBdr>
            </w:div>
            <w:div w:id="1172795341">
              <w:marLeft w:val="0"/>
              <w:marRight w:val="0"/>
              <w:marTop w:val="0"/>
              <w:marBottom w:val="0"/>
              <w:divBdr>
                <w:top w:val="none" w:sz="0" w:space="0" w:color="auto"/>
                <w:left w:val="none" w:sz="0" w:space="0" w:color="auto"/>
                <w:bottom w:val="none" w:sz="0" w:space="0" w:color="auto"/>
                <w:right w:val="none" w:sz="0" w:space="0" w:color="auto"/>
              </w:divBdr>
            </w:div>
            <w:div w:id="892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91144">
      <w:bodyDiv w:val="1"/>
      <w:marLeft w:val="0"/>
      <w:marRight w:val="0"/>
      <w:marTop w:val="0"/>
      <w:marBottom w:val="0"/>
      <w:divBdr>
        <w:top w:val="none" w:sz="0" w:space="0" w:color="auto"/>
        <w:left w:val="none" w:sz="0" w:space="0" w:color="auto"/>
        <w:bottom w:val="none" w:sz="0" w:space="0" w:color="auto"/>
        <w:right w:val="none" w:sz="0" w:space="0" w:color="auto"/>
      </w:divBdr>
    </w:div>
    <w:div w:id="1304852360">
      <w:bodyDiv w:val="1"/>
      <w:marLeft w:val="0"/>
      <w:marRight w:val="0"/>
      <w:marTop w:val="0"/>
      <w:marBottom w:val="0"/>
      <w:divBdr>
        <w:top w:val="none" w:sz="0" w:space="0" w:color="auto"/>
        <w:left w:val="none" w:sz="0" w:space="0" w:color="auto"/>
        <w:bottom w:val="none" w:sz="0" w:space="0" w:color="auto"/>
        <w:right w:val="none" w:sz="0" w:space="0" w:color="auto"/>
      </w:divBdr>
    </w:div>
    <w:div w:id="1315989658">
      <w:bodyDiv w:val="1"/>
      <w:marLeft w:val="0"/>
      <w:marRight w:val="0"/>
      <w:marTop w:val="0"/>
      <w:marBottom w:val="0"/>
      <w:divBdr>
        <w:top w:val="none" w:sz="0" w:space="0" w:color="auto"/>
        <w:left w:val="none" w:sz="0" w:space="0" w:color="auto"/>
        <w:bottom w:val="none" w:sz="0" w:space="0" w:color="auto"/>
        <w:right w:val="none" w:sz="0" w:space="0" w:color="auto"/>
      </w:divBdr>
    </w:div>
    <w:div w:id="1316489634">
      <w:bodyDiv w:val="1"/>
      <w:marLeft w:val="0"/>
      <w:marRight w:val="0"/>
      <w:marTop w:val="0"/>
      <w:marBottom w:val="0"/>
      <w:divBdr>
        <w:top w:val="none" w:sz="0" w:space="0" w:color="auto"/>
        <w:left w:val="none" w:sz="0" w:space="0" w:color="auto"/>
        <w:bottom w:val="none" w:sz="0" w:space="0" w:color="auto"/>
        <w:right w:val="none" w:sz="0" w:space="0" w:color="auto"/>
      </w:divBdr>
    </w:div>
    <w:div w:id="1348170560">
      <w:bodyDiv w:val="1"/>
      <w:marLeft w:val="0"/>
      <w:marRight w:val="0"/>
      <w:marTop w:val="0"/>
      <w:marBottom w:val="0"/>
      <w:divBdr>
        <w:top w:val="none" w:sz="0" w:space="0" w:color="auto"/>
        <w:left w:val="none" w:sz="0" w:space="0" w:color="auto"/>
        <w:bottom w:val="none" w:sz="0" w:space="0" w:color="auto"/>
        <w:right w:val="none" w:sz="0" w:space="0" w:color="auto"/>
      </w:divBdr>
    </w:div>
    <w:div w:id="1365787529">
      <w:bodyDiv w:val="1"/>
      <w:marLeft w:val="0"/>
      <w:marRight w:val="0"/>
      <w:marTop w:val="0"/>
      <w:marBottom w:val="0"/>
      <w:divBdr>
        <w:top w:val="none" w:sz="0" w:space="0" w:color="auto"/>
        <w:left w:val="none" w:sz="0" w:space="0" w:color="auto"/>
        <w:bottom w:val="none" w:sz="0" w:space="0" w:color="auto"/>
        <w:right w:val="none" w:sz="0" w:space="0" w:color="auto"/>
      </w:divBdr>
    </w:div>
    <w:div w:id="1404059895">
      <w:bodyDiv w:val="1"/>
      <w:marLeft w:val="0"/>
      <w:marRight w:val="0"/>
      <w:marTop w:val="0"/>
      <w:marBottom w:val="0"/>
      <w:divBdr>
        <w:top w:val="none" w:sz="0" w:space="0" w:color="auto"/>
        <w:left w:val="none" w:sz="0" w:space="0" w:color="auto"/>
        <w:bottom w:val="none" w:sz="0" w:space="0" w:color="auto"/>
        <w:right w:val="none" w:sz="0" w:space="0" w:color="auto"/>
      </w:divBdr>
    </w:div>
    <w:div w:id="1404717001">
      <w:bodyDiv w:val="1"/>
      <w:marLeft w:val="0"/>
      <w:marRight w:val="0"/>
      <w:marTop w:val="0"/>
      <w:marBottom w:val="0"/>
      <w:divBdr>
        <w:top w:val="none" w:sz="0" w:space="0" w:color="auto"/>
        <w:left w:val="none" w:sz="0" w:space="0" w:color="auto"/>
        <w:bottom w:val="none" w:sz="0" w:space="0" w:color="auto"/>
        <w:right w:val="none" w:sz="0" w:space="0" w:color="auto"/>
      </w:divBdr>
      <w:divsChild>
        <w:div w:id="268240965">
          <w:marLeft w:val="0"/>
          <w:marRight w:val="0"/>
          <w:marTop w:val="0"/>
          <w:marBottom w:val="0"/>
          <w:divBdr>
            <w:top w:val="none" w:sz="0" w:space="0" w:color="auto"/>
            <w:left w:val="none" w:sz="0" w:space="0" w:color="auto"/>
            <w:bottom w:val="none" w:sz="0" w:space="0" w:color="auto"/>
            <w:right w:val="none" w:sz="0" w:space="0" w:color="auto"/>
          </w:divBdr>
          <w:divsChild>
            <w:div w:id="125972167">
              <w:marLeft w:val="0"/>
              <w:marRight w:val="0"/>
              <w:marTop w:val="0"/>
              <w:marBottom w:val="0"/>
              <w:divBdr>
                <w:top w:val="none" w:sz="0" w:space="0" w:color="auto"/>
                <w:left w:val="none" w:sz="0" w:space="0" w:color="auto"/>
                <w:bottom w:val="none" w:sz="0" w:space="0" w:color="auto"/>
                <w:right w:val="none" w:sz="0" w:space="0" w:color="auto"/>
              </w:divBdr>
            </w:div>
            <w:div w:id="237443231">
              <w:marLeft w:val="0"/>
              <w:marRight w:val="0"/>
              <w:marTop w:val="0"/>
              <w:marBottom w:val="0"/>
              <w:divBdr>
                <w:top w:val="none" w:sz="0" w:space="0" w:color="auto"/>
                <w:left w:val="none" w:sz="0" w:space="0" w:color="auto"/>
                <w:bottom w:val="none" w:sz="0" w:space="0" w:color="auto"/>
                <w:right w:val="none" w:sz="0" w:space="0" w:color="auto"/>
              </w:divBdr>
            </w:div>
            <w:div w:id="293680081">
              <w:marLeft w:val="0"/>
              <w:marRight w:val="0"/>
              <w:marTop w:val="0"/>
              <w:marBottom w:val="0"/>
              <w:divBdr>
                <w:top w:val="none" w:sz="0" w:space="0" w:color="auto"/>
                <w:left w:val="none" w:sz="0" w:space="0" w:color="auto"/>
                <w:bottom w:val="none" w:sz="0" w:space="0" w:color="auto"/>
                <w:right w:val="none" w:sz="0" w:space="0" w:color="auto"/>
              </w:divBdr>
            </w:div>
            <w:div w:id="1712070594">
              <w:marLeft w:val="0"/>
              <w:marRight w:val="0"/>
              <w:marTop w:val="0"/>
              <w:marBottom w:val="0"/>
              <w:divBdr>
                <w:top w:val="none" w:sz="0" w:space="0" w:color="auto"/>
                <w:left w:val="none" w:sz="0" w:space="0" w:color="auto"/>
                <w:bottom w:val="none" w:sz="0" w:space="0" w:color="auto"/>
                <w:right w:val="none" w:sz="0" w:space="0" w:color="auto"/>
              </w:divBdr>
            </w:div>
            <w:div w:id="1956667648">
              <w:marLeft w:val="0"/>
              <w:marRight w:val="0"/>
              <w:marTop w:val="0"/>
              <w:marBottom w:val="0"/>
              <w:divBdr>
                <w:top w:val="none" w:sz="0" w:space="0" w:color="auto"/>
                <w:left w:val="none" w:sz="0" w:space="0" w:color="auto"/>
                <w:bottom w:val="none" w:sz="0" w:space="0" w:color="auto"/>
                <w:right w:val="none" w:sz="0" w:space="0" w:color="auto"/>
              </w:divBdr>
            </w:div>
            <w:div w:id="1800295566">
              <w:marLeft w:val="0"/>
              <w:marRight w:val="0"/>
              <w:marTop w:val="0"/>
              <w:marBottom w:val="0"/>
              <w:divBdr>
                <w:top w:val="none" w:sz="0" w:space="0" w:color="auto"/>
                <w:left w:val="none" w:sz="0" w:space="0" w:color="auto"/>
                <w:bottom w:val="none" w:sz="0" w:space="0" w:color="auto"/>
                <w:right w:val="none" w:sz="0" w:space="0" w:color="auto"/>
              </w:divBdr>
            </w:div>
            <w:div w:id="1905143315">
              <w:marLeft w:val="0"/>
              <w:marRight w:val="0"/>
              <w:marTop w:val="0"/>
              <w:marBottom w:val="0"/>
              <w:divBdr>
                <w:top w:val="none" w:sz="0" w:space="0" w:color="auto"/>
                <w:left w:val="none" w:sz="0" w:space="0" w:color="auto"/>
                <w:bottom w:val="none" w:sz="0" w:space="0" w:color="auto"/>
                <w:right w:val="none" w:sz="0" w:space="0" w:color="auto"/>
              </w:divBdr>
            </w:div>
            <w:div w:id="798306123">
              <w:marLeft w:val="0"/>
              <w:marRight w:val="0"/>
              <w:marTop w:val="0"/>
              <w:marBottom w:val="0"/>
              <w:divBdr>
                <w:top w:val="none" w:sz="0" w:space="0" w:color="auto"/>
                <w:left w:val="none" w:sz="0" w:space="0" w:color="auto"/>
                <w:bottom w:val="none" w:sz="0" w:space="0" w:color="auto"/>
                <w:right w:val="none" w:sz="0" w:space="0" w:color="auto"/>
              </w:divBdr>
            </w:div>
            <w:div w:id="1429421029">
              <w:marLeft w:val="0"/>
              <w:marRight w:val="0"/>
              <w:marTop w:val="0"/>
              <w:marBottom w:val="0"/>
              <w:divBdr>
                <w:top w:val="none" w:sz="0" w:space="0" w:color="auto"/>
                <w:left w:val="none" w:sz="0" w:space="0" w:color="auto"/>
                <w:bottom w:val="none" w:sz="0" w:space="0" w:color="auto"/>
                <w:right w:val="none" w:sz="0" w:space="0" w:color="auto"/>
              </w:divBdr>
            </w:div>
            <w:div w:id="1588266382">
              <w:marLeft w:val="0"/>
              <w:marRight w:val="0"/>
              <w:marTop w:val="0"/>
              <w:marBottom w:val="0"/>
              <w:divBdr>
                <w:top w:val="none" w:sz="0" w:space="0" w:color="auto"/>
                <w:left w:val="none" w:sz="0" w:space="0" w:color="auto"/>
                <w:bottom w:val="none" w:sz="0" w:space="0" w:color="auto"/>
                <w:right w:val="none" w:sz="0" w:space="0" w:color="auto"/>
              </w:divBdr>
            </w:div>
            <w:div w:id="723455326">
              <w:marLeft w:val="0"/>
              <w:marRight w:val="0"/>
              <w:marTop w:val="0"/>
              <w:marBottom w:val="0"/>
              <w:divBdr>
                <w:top w:val="none" w:sz="0" w:space="0" w:color="auto"/>
                <w:left w:val="none" w:sz="0" w:space="0" w:color="auto"/>
                <w:bottom w:val="none" w:sz="0" w:space="0" w:color="auto"/>
                <w:right w:val="none" w:sz="0" w:space="0" w:color="auto"/>
              </w:divBdr>
            </w:div>
            <w:div w:id="1434589979">
              <w:marLeft w:val="0"/>
              <w:marRight w:val="0"/>
              <w:marTop w:val="0"/>
              <w:marBottom w:val="0"/>
              <w:divBdr>
                <w:top w:val="none" w:sz="0" w:space="0" w:color="auto"/>
                <w:left w:val="none" w:sz="0" w:space="0" w:color="auto"/>
                <w:bottom w:val="none" w:sz="0" w:space="0" w:color="auto"/>
                <w:right w:val="none" w:sz="0" w:space="0" w:color="auto"/>
              </w:divBdr>
            </w:div>
            <w:div w:id="17186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66491">
      <w:bodyDiv w:val="1"/>
      <w:marLeft w:val="0"/>
      <w:marRight w:val="0"/>
      <w:marTop w:val="0"/>
      <w:marBottom w:val="0"/>
      <w:divBdr>
        <w:top w:val="none" w:sz="0" w:space="0" w:color="auto"/>
        <w:left w:val="none" w:sz="0" w:space="0" w:color="auto"/>
        <w:bottom w:val="none" w:sz="0" w:space="0" w:color="auto"/>
        <w:right w:val="none" w:sz="0" w:space="0" w:color="auto"/>
      </w:divBdr>
    </w:div>
    <w:div w:id="1465536611">
      <w:bodyDiv w:val="1"/>
      <w:marLeft w:val="0"/>
      <w:marRight w:val="0"/>
      <w:marTop w:val="0"/>
      <w:marBottom w:val="0"/>
      <w:divBdr>
        <w:top w:val="none" w:sz="0" w:space="0" w:color="auto"/>
        <w:left w:val="none" w:sz="0" w:space="0" w:color="auto"/>
        <w:bottom w:val="none" w:sz="0" w:space="0" w:color="auto"/>
        <w:right w:val="none" w:sz="0" w:space="0" w:color="auto"/>
      </w:divBdr>
    </w:div>
    <w:div w:id="1478840468">
      <w:bodyDiv w:val="1"/>
      <w:marLeft w:val="0"/>
      <w:marRight w:val="0"/>
      <w:marTop w:val="0"/>
      <w:marBottom w:val="0"/>
      <w:divBdr>
        <w:top w:val="none" w:sz="0" w:space="0" w:color="auto"/>
        <w:left w:val="none" w:sz="0" w:space="0" w:color="auto"/>
        <w:bottom w:val="none" w:sz="0" w:space="0" w:color="auto"/>
        <w:right w:val="none" w:sz="0" w:space="0" w:color="auto"/>
      </w:divBdr>
    </w:div>
    <w:div w:id="1495492285">
      <w:bodyDiv w:val="1"/>
      <w:marLeft w:val="0"/>
      <w:marRight w:val="0"/>
      <w:marTop w:val="0"/>
      <w:marBottom w:val="0"/>
      <w:divBdr>
        <w:top w:val="none" w:sz="0" w:space="0" w:color="auto"/>
        <w:left w:val="none" w:sz="0" w:space="0" w:color="auto"/>
        <w:bottom w:val="none" w:sz="0" w:space="0" w:color="auto"/>
        <w:right w:val="none" w:sz="0" w:space="0" w:color="auto"/>
      </w:divBdr>
      <w:divsChild>
        <w:div w:id="913047731">
          <w:marLeft w:val="0"/>
          <w:marRight w:val="0"/>
          <w:marTop w:val="0"/>
          <w:marBottom w:val="0"/>
          <w:divBdr>
            <w:top w:val="none" w:sz="0" w:space="0" w:color="auto"/>
            <w:left w:val="none" w:sz="0" w:space="0" w:color="auto"/>
            <w:bottom w:val="none" w:sz="0" w:space="0" w:color="auto"/>
            <w:right w:val="none" w:sz="0" w:space="0" w:color="auto"/>
          </w:divBdr>
          <w:divsChild>
            <w:div w:id="1797479886">
              <w:marLeft w:val="0"/>
              <w:marRight w:val="0"/>
              <w:marTop w:val="0"/>
              <w:marBottom w:val="0"/>
              <w:divBdr>
                <w:top w:val="none" w:sz="0" w:space="0" w:color="auto"/>
                <w:left w:val="none" w:sz="0" w:space="0" w:color="auto"/>
                <w:bottom w:val="none" w:sz="0" w:space="0" w:color="auto"/>
                <w:right w:val="none" w:sz="0" w:space="0" w:color="auto"/>
              </w:divBdr>
            </w:div>
            <w:div w:id="1269658909">
              <w:marLeft w:val="0"/>
              <w:marRight w:val="0"/>
              <w:marTop w:val="0"/>
              <w:marBottom w:val="0"/>
              <w:divBdr>
                <w:top w:val="none" w:sz="0" w:space="0" w:color="auto"/>
                <w:left w:val="none" w:sz="0" w:space="0" w:color="auto"/>
                <w:bottom w:val="none" w:sz="0" w:space="0" w:color="auto"/>
                <w:right w:val="none" w:sz="0" w:space="0" w:color="auto"/>
              </w:divBdr>
            </w:div>
            <w:div w:id="1984315339">
              <w:marLeft w:val="0"/>
              <w:marRight w:val="0"/>
              <w:marTop w:val="0"/>
              <w:marBottom w:val="0"/>
              <w:divBdr>
                <w:top w:val="none" w:sz="0" w:space="0" w:color="auto"/>
                <w:left w:val="none" w:sz="0" w:space="0" w:color="auto"/>
                <w:bottom w:val="none" w:sz="0" w:space="0" w:color="auto"/>
                <w:right w:val="none" w:sz="0" w:space="0" w:color="auto"/>
              </w:divBdr>
            </w:div>
            <w:div w:id="2054694728">
              <w:marLeft w:val="0"/>
              <w:marRight w:val="0"/>
              <w:marTop w:val="0"/>
              <w:marBottom w:val="0"/>
              <w:divBdr>
                <w:top w:val="none" w:sz="0" w:space="0" w:color="auto"/>
                <w:left w:val="none" w:sz="0" w:space="0" w:color="auto"/>
                <w:bottom w:val="none" w:sz="0" w:space="0" w:color="auto"/>
                <w:right w:val="none" w:sz="0" w:space="0" w:color="auto"/>
              </w:divBdr>
            </w:div>
            <w:div w:id="269822449">
              <w:marLeft w:val="0"/>
              <w:marRight w:val="0"/>
              <w:marTop w:val="0"/>
              <w:marBottom w:val="0"/>
              <w:divBdr>
                <w:top w:val="none" w:sz="0" w:space="0" w:color="auto"/>
                <w:left w:val="none" w:sz="0" w:space="0" w:color="auto"/>
                <w:bottom w:val="none" w:sz="0" w:space="0" w:color="auto"/>
                <w:right w:val="none" w:sz="0" w:space="0" w:color="auto"/>
              </w:divBdr>
            </w:div>
            <w:div w:id="630592671">
              <w:marLeft w:val="0"/>
              <w:marRight w:val="0"/>
              <w:marTop w:val="0"/>
              <w:marBottom w:val="0"/>
              <w:divBdr>
                <w:top w:val="none" w:sz="0" w:space="0" w:color="auto"/>
                <w:left w:val="none" w:sz="0" w:space="0" w:color="auto"/>
                <w:bottom w:val="none" w:sz="0" w:space="0" w:color="auto"/>
                <w:right w:val="none" w:sz="0" w:space="0" w:color="auto"/>
              </w:divBdr>
            </w:div>
            <w:div w:id="398862929">
              <w:marLeft w:val="0"/>
              <w:marRight w:val="0"/>
              <w:marTop w:val="0"/>
              <w:marBottom w:val="0"/>
              <w:divBdr>
                <w:top w:val="none" w:sz="0" w:space="0" w:color="auto"/>
                <w:left w:val="none" w:sz="0" w:space="0" w:color="auto"/>
                <w:bottom w:val="none" w:sz="0" w:space="0" w:color="auto"/>
                <w:right w:val="none" w:sz="0" w:space="0" w:color="auto"/>
              </w:divBdr>
            </w:div>
            <w:div w:id="1883444824">
              <w:marLeft w:val="0"/>
              <w:marRight w:val="0"/>
              <w:marTop w:val="0"/>
              <w:marBottom w:val="0"/>
              <w:divBdr>
                <w:top w:val="none" w:sz="0" w:space="0" w:color="auto"/>
                <w:left w:val="none" w:sz="0" w:space="0" w:color="auto"/>
                <w:bottom w:val="none" w:sz="0" w:space="0" w:color="auto"/>
                <w:right w:val="none" w:sz="0" w:space="0" w:color="auto"/>
              </w:divBdr>
            </w:div>
            <w:div w:id="1255359547">
              <w:marLeft w:val="0"/>
              <w:marRight w:val="0"/>
              <w:marTop w:val="0"/>
              <w:marBottom w:val="0"/>
              <w:divBdr>
                <w:top w:val="none" w:sz="0" w:space="0" w:color="auto"/>
                <w:left w:val="none" w:sz="0" w:space="0" w:color="auto"/>
                <w:bottom w:val="none" w:sz="0" w:space="0" w:color="auto"/>
                <w:right w:val="none" w:sz="0" w:space="0" w:color="auto"/>
              </w:divBdr>
            </w:div>
            <w:div w:id="568228158">
              <w:marLeft w:val="0"/>
              <w:marRight w:val="0"/>
              <w:marTop w:val="0"/>
              <w:marBottom w:val="0"/>
              <w:divBdr>
                <w:top w:val="none" w:sz="0" w:space="0" w:color="auto"/>
                <w:left w:val="none" w:sz="0" w:space="0" w:color="auto"/>
                <w:bottom w:val="none" w:sz="0" w:space="0" w:color="auto"/>
                <w:right w:val="none" w:sz="0" w:space="0" w:color="auto"/>
              </w:divBdr>
            </w:div>
            <w:div w:id="1973288973">
              <w:marLeft w:val="0"/>
              <w:marRight w:val="0"/>
              <w:marTop w:val="0"/>
              <w:marBottom w:val="0"/>
              <w:divBdr>
                <w:top w:val="none" w:sz="0" w:space="0" w:color="auto"/>
                <w:left w:val="none" w:sz="0" w:space="0" w:color="auto"/>
                <w:bottom w:val="none" w:sz="0" w:space="0" w:color="auto"/>
                <w:right w:val="none" w:sz="0" w:space="0" w:color="auto"/>
              </w:divBdr>
            </w:div>
            <w:div w:id="1793555692">
              <w:marLeft w:val="0"/>
              <w:marRight w:val="0"/>
              <w:marTop w:val="0"/>
              <w:marBottom w:val="0"/>
              <w:divBdr>
                <w:top w:val="none" w:sz="0" w:space="0" w:color="auto"/>
                <w:left w:val="none" w:sz="0" w:space="0" w:color="auto"/>
                <w:bottom w:val="none" w:sz="0" w:space="0" w:color="auto"/>
                <w:right w:val="none" w:sz="0" w:space="0" w:color="auto"/>
              </w:divBdr>
            </w:div>
            <w:div w:id="470096803">
              <w:marLeft w:val="0"/>
              <w:marRight w:val="0"/>
              <w:marTop w:val="0"/>
              <w:marBottom w:val="0"/>
              <w:divBdr>
                <w:top w:val="none" w:sz="0" w:space="0" w:color="auto"/>
                <w:left w:val="none" w:sz="0" w:space="0" w:color="auto"/>
                <w:bottom w:val="none" w:sz="0" w:space="0" w:color="auto"/>
                <w:right w:val="none" w:sz="0" w:space="0" w:color="auto"/>
              </w:divBdr>
            </w:div>
            <w:div w:id="1598250382">
              <w:marLeft w:val="0"/>
              <w:marRight w:val="0"/>
              <w:marTop w:val="0"/>
              <w:marBottom w:val="0"/>
              <w:divBdr>
                <w:top w:val="none" w:sz="0" w:space="0" w:color="auto"/>
                <w:left w:val="none" w:sz="0" w:space="0" w:color="auto"/>
                <w:bottom w:val="none" w:sz="0" w:space="0" w:color="auto"/>
                <w:right w:val="none" w:sz="0" w:space="0" w:color="auto"/>
              </w:divBdr>
            </w:div>
            <w:div w:id="721486037">
              <w:marLeft w:val="0"/>
              <w:marRight w:val="0"/>
              <w:marTop w:val="0"/>
              <w:marBottom w:val="0"/>
              <w:divBdr>
                <w:top w:val="none" w:sz="0" w:space="0" w:color="auto"/>
                <w:left w:val="none" w:sz="0" w:space="0" w:color="auto"/>
                <w:bottom w:val="none" w:sz="0" w:space="0" w:color="auto"/>
                <w:right w:val="none" w:sz="0" w:space="0" w:color="auto"/>
              </w:divBdr>
            </w:div>
            <w:div w:id="186312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698">
      <w:bodyDiv w:val="1"/>
      <w:marLeft w:val="0"/>
      <w:marRight w:val="0"/>
      <w:marTop w:val="0"/>
      <w:marBottom w:val="0"/>
      <w:divBdr>
        <w:top w:val="none" w:sz="0" w:space="0" w:color="auto"/>
        <w:left w:val="none" w:sz="0" w:space="0" w:color="auto"/>
        <w:bottom w:val="none" w:sz="0" w:space="0" w:color="auto"/>
        <w:right w:val="none" w:sz="0" w:space="0" w:color="auto"/>
      </w:divBdr>
    </w:div>
    <w:div w:id="1510294039">
      <w:bodyDiv w:val="1"/>
      <w:marLeft w:val="0"/>
      <w:marRight w:val="0"/>
      <w:marTop w:val="0"/>
      <w:marBottom w:val="0"/>
      <w:divBdr>
        <w:top w:val="none" w:sz="0" w:space="0" w:color="auto"/>
        <w:left w:val="none" w:sz="0" w:space="0" w:color="auto"/>
        <w:bottom w:val="none" w:sz="0" w:space="0" w:color="auto"/>
        <w:right w:val="none" w:sz="0" w:space="0" w:color="auto"/>
      </w:divBdr>
      <w:divsChild>
        <w:div w:id="1335570017">
          <w:marLeft w:val="0"/>
          <w:marRight w:val="0"/>
          <w:marTop w:val="0"/>
          <w:marBottom w:val="0"/>
          <w:divBdr>
            <w:top w:val="none" w:sz="0" w:space="0" w:color="auto"/>
            <w:left w:val="none" w:sz="0" w:space="0" w:color="auto"/>
            <w:bottom w:val="none" w:sz="0" w:space="0" w:color="auto"/>
            <w:right w:val="none" w:sz="0" w:space="0" w:color="auto"/>
          </w:divBdr>
          <w:divsChild>
            <w:div w:id="584652339">
              <w:marLeft w:val="0"/>
              <w:marRight w:val="0"/>
              <w:marTop w:val="0"/>
              <w:marBottom w:val="0"/>
              <w:divBdr>
                <w:top w:val="none" w:sz="0" w:space="0" w:color="auto"/>
                <w:left w:val="none" w:sz="0" w:space="0" w:color="auto"/>
                <w:bottom w:val="none" w:sz="0" w:space="0" w:color="auto"/>
                <w:right w:val="none" w:sz="0" w:space="0" w:color="auto"/>
              </w:divBdr>
            </w:div>
            <w:div w:id="656232156">
              <w:marLeft w:val="0"/>
              <w:marRight w:val="0"/>
              <w:marTop w:val="0"/>
              <w:marBottom w:val="0"/>
              <w:divBdr>
                <w:top w:val="none" w:sz="0" w:space="0" w:color="auto"/>
                <w:left w:val="none" w:sz="0" w:space="0" w:color="auto"/>
                <w:bottom w:val="none" w:sz="0" w:space="0" w:color="auto"/>
                <w:right w:val="none" w:sz="0" w:space="0" w:color="auto"/>
              </w:divBdr>
            </w:div>
            <w:div w:id="1851218381">
              <w:marLeft w:val="0"/>
              <w:marRight w:val="0"/>
              <w:marTop w:val="0"/>
              <w:marBottom w:val="0"/>
              <w:divBdr>
                <w:top w:val="none" w:sz="0" w:space="0" w:color="auto"/>
                <w:left w:val="none" w:sz="0" w:space="0" w:color="auto"/>
                <w:bottom w:val="none" w:sz="0" w:space="0" w:color="auto"/>
                <w:right w:val="none" w:sz="0" w:space="0" w:color="auto"/>
              </w:divBdr>
            </w:div>
            <w:div w:id="1004433753">
              <w:marLeft w:val="0"/>
              <w:marRight w:val="0"/>
              <w:marTop w:val="0"/>
              <w:marBottom w:val="0"/>
              <w:divBdr>
                <w:top w:val="none" w:sz="0" w:space="0" w:color="auto"/>
                <w:left w:val="none" w:sz="0" w:space="0" w:color="auto"/>
                <w:bottom w:val="none" w:sz="0" w:space="0" w:color="auto"/>
                <w:right w:val="none" w:sz="0" w:space="0" w:color="auto"/>
              </w:divBdr>
            </w:div>
            <w:div w:id="2072119780">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 w:id="2081950231">
              <w:marLeft w:val="0"/>
              <w:marRight w:val="0"/>
              <w:marTop w:val="0"/>
              <w:marBottom w:val="0"/>
              <w:divBdr>
                <w:top w:val="none" w:sz="0" w:space="0" w:color="auto"/>
                <w:left w:val="none" w:sz="0" w:space="0" w:color="auto"/>
                <w:bottom w:val="none" w:sz="0" w:space="0" w:color="auto"/>
                <w:right w:val="none" w:sz="0" w:space="0" w:color="auto"/>
              </w:divBdr>
            </w:div>
            <w:div w:id="254942103">
              <w:marLeft w:val="0"/>
              <w:marRight w:val="0"/>
              <w:marTop w:val="0"/>
              <w:marBottom w:val="0"/>
              <w:divBdr>
                <w:top w:val="none" w:sz="0" w:space="0" w:color="auto"/>
                <w:left w:val="none" w:sz="0" w:space="0" w:color="auto"/>
                <w:bottom w:val="none" w:sz="0" w:space="0" w:color="auto"/>
                <w:right w:val="none" w:sz="0" w:space="0" w:color="auto"/>
              </w:divBdr>
            </w:div>
            <w:div w:id="1994796739">
              <w:marLeft w:val="0"/>
              <w:marRight w:val="0"/>
              <w:marTop w:val="0"/>
              <w:marBottom w:val="0"/>
              <w:divBdr>
                <w:top w:val="none" w:sz="0" w:space="0" w:color="auto"/>
                <w:left w:val="none" w:sz="0" w:space="0" w:color="auto"/>
                <w:bottom w:val="none" w:sz="0" w:space="0" w:color="auto"/>
                <w:right w:val="none" w:sz="0" w:space="0" w:color="auto"/>
              </w:divBdr>
            </w:div>
            <w:div w:id="239563194">
              <w:marLeft w:val="0"/>
              <w:marRight w:val="0"/>
              <w:marTop w:val="0"/>
              <w:marBottom w:val="0"/>
              <w:divBdr>
                <w:top w:val="none" w:sz="0" w:space="0" w:color="auto"/>
                <w:left w:val="none" w:sz="0" w:space="0" w:color="auto"/>
                <w:bottom w:val="none" w:sz="0" w:space="0" w:color="auto"/>
                <w:right w:val="none" w:sz="0" w:space="0" w:color="auto"/>
              </w:divBdr>
            </w:div>
            <w:div w:id="462891711">
              <w:marLeft w:val="0"/>
              <w:marRight w:val="0"/>
              <w:marTop w:val="0"/>
              <w:marBottom w:val="0"/>
              <w:divBdr>
                <w:top w:val="none" w:sz="0" w:space="0" w:color="auto"/>
                <w:left w:val="none" w:sz="0" w:space="0" w:color="auto"/>
                <w:bottom w:val="none" w:sz="0" w:space="0" w:color="auto"/>
                <w:right w:val="none" w:sz="0" w:space="0" w:color="auto"/>
              </w:divBdr>
            </w:div>
            <w:div w:id="32002208">
              <w:marLeft w:val="0"/>
              <w:marRight w:val="0"/>
              <w:marTop w:val="0"/>
              <w:marBottom w:val="0"/>
              <w:divBdr>
                <w:top w:val="none" w:sz="0" w:space="0" w:color="auto"/>
                <w:left w:val="none" w:sz="0" w:space="0" w:color="auto"/>
                <w:bottom w:val="none" w:sz="0" w:space="0" w:color="auto"/>
                <w:right w:val="none" w:sz="0" w:space="0" w:color="auto"/>
              </w:divBdr>
            </w:div>
            <w:div w:id="418647691">
              <w:marLeft w:val="0"/>
              <w:marRight w:val="0"/>
              <w:marTop w:val="0"/>
              <w:marBottom w:val="0"/>
              <w:divBdr>
                <w:top w:val="none" w:sz="0" w:space="0" w:color="auto"/>
                <w:left w:val="none" w:sz="0" w:space="0" w:color="auto"/>
                <w:bottom w:val="none" w:sz="0" w:space="0" w:color="auto"/>
                <w:right w:val="none" w:sz="0" w:space="0" w:color="auto"/>
              </w:divBdr>
            </w:div>
            <w:div w:id="1943949684">
              <w:marLeft w:val="0"/>
              <w:marRight w:val="0"/>
              <w:marTop w:val="0"/>
              <w:marBottom w:val="0"/>
              <w:divBdr>
                <w:top w:val="none" w:sz="0" w:space="0" w:color="auto"/>
                <w:left w:val="none" w:sz="0" w:space="0" w:color="auto"/>
                <w:bottom w:val="none" w:sz="0" w:space="0" w:color="auto"/>
                <w:right w:val="none" w:sz="0" w:space="0" w:color="auto"/>
              </w:divBdr>
            </w:div>
            <w:div w:id="2131701410">
              <w:marLeft w:val="0"/>
              <w:marRight w:val="0"/>
              <w:marTop w:val="0"/>
              <w:marBottom w:val="0"/>
              <w:divBdr>
                <w:top w:val="none" w:sz="0" w:space="0" w:color="auto"/>
                <w:left w:val="none" w:sz="0" w:space="0" w:color="auto"/>
                <w:bottom w:val="none" w:sz="0" w:space="0" w:color="auto"/>
                <w:right w:val="none" w:sz="0" w:space="0" w:color="auto"/>
              </w:divBdr>
            </w:div>
            <w:div w:id="166334386">
              <w:marLeft w:val="0"/>
              <w:marRight w:val="0"/>
              <w:marTop w:val="0"/>
              <w:marBottom w:val="0"/>
              <w:divBdr>
                <w:top w:val="none" w:sz="0" w:space="0" w:color="auto"/>
                <w:left w:val="none" w:sz="0" w:space="0" w:color="auto"/>
                <w:bottom w:val="none" w:sz="0" w:space="0" w:color="auto"/>
                <w:right w:val="none" w:sz="0" w:space="0" w:color="auto"/>
              </w:divBdr>
            </w:div>
            <w:div w:id="1000279155">
              <w:marLeft w:val="0"/>
              <w:marRight w:val="0"/>
              <w:marTop w:val="0"/>
              <w:marBottom w:val="0"/>
              <w:divBdr>
                <w:top w:val="none" w:sz="0" w:space="0" w:color="auto"/>
                <w:left w:val="none" w:sz="0" w:space="0" w:color="auto"/>
                <w:bottom w:val="none" w:sz="0" w:space="0" w:color="auto"/>
                <w:right w:val="none" w:sz="0" w:space="0" w:color="auto"/>
              </w:divBdr>
            </w:div>
            <w:div w:id="745761404">
              <w:marLeft w:val="0"/>
              <w:marRight w:val="0"/>
              <w:marTop w:val="0"/>
              <w:marBottom w:val="0"/>
              <w:divBdr>
                <w:top w:val="none" w:sz="0" w:space="0" w:color="auto"/>
                <w:left w:val="none" w:sz="0" w:space="0" w:color="auto"/>
                <w:bottom w:val="none" w:sz="0" w:space="0" w:color="auto"/>
                <w:right w:val="none" w:sz="0" w:space="0" w:color="auto"/>
              </w:divBdr>
            </w:div>
            <w:div w:id="1225872776">
              <w:marLeft w:val="0"/>
              <w:marRight w:val="0"/>
              <w:marTop w:val="0"/>
              <w:marBottom w:val="0"/>
              <w:divBdr>
                <w:top w:val="none" w:sz="0" w:space="0" w:color="auto"/>
                <w:left w:val="none" w:sz="0" w:space="0" w:color="auto"/>
                <w:bottom w:val="none" w:sz="0" w:space="0" w:color="auto"/>
                <w:right w:val="none" w:sz="0" w:space="0" w:color="auto"/>
              </w:divBdr>
            </w:div>
            <w:div w:id="1665744402">
              <w:marLeft w:val="0"/>
              <w:marRight w:val="0"/>
              <w:marTop w:val="0"/>
              <w:marBottom w:val="0"/>
              <w:divBdr>
                <w:top w:val="none" w:sz="0" w:space="0" w:color="auto"/>
                <w:left w:val="none" w:sz="0" w:space="0" w:color="auto"/>
                <w:bottom w:val="none" w:sz="0" w:space="0" w:color="auto"/>
                <w:right w:val="none" w:sz="0" w:space="0" w:color="auto"/>
              </w:divBdr>
            </w:div>
            <w:div w:id="1242063385">
              <w:marLeft w:val="0"/>
              <w:marRight w:val="0"/>
              <w:marTop w:val="0"/>
              <w:marBottom w:val="0"/>
              <w:divBdr>
                <w:top w:val="none" w:sz="0" w:space="0" w:color="auto"/>
                <w:left w:val="none" w:sz="0" w:space="0" w:color="auto"/>
                <w:bottom w:val="none" w:sz="0" w:space="0" w:color="auto"/>
                <w:right w:val="none" w:sz="0" w:space="0" w:color="auto"/>
              </w:divBdr>
            </w:div>
            <w:div w:id="198251550">
              <w:marLeft w:val="0"/>
              <w:marRight w:val="0"/>
              <w:marTop w:val="0"/>
              <w:marBottom w:val="0"/>
              <w:divBdr>
                <w:top w:val="none" w:sz="0" w:space="0" w:color="auto"/>
                <w:left w:val="none" w:sz="0" w:space="0" w:color="auto"/>
                <w:bottom w:val="none" w:sz="0" w:space="0" w:color="auto"/>
                <w:right w:val="none" w:sz="0" w:space="0" w:color="auto"/>
              </w:divBdr>
            </w:div>
            <w:div w:id="1317030384">
              <w:marLeft w:val="0"/>
              <w:marRight w:val="0"/>
              <w:marTop w:val="0"/>
              <w:marBottom w:val="0"/>
              <w:divBdr>
                <w:top w:val="none" w:sz="0" w:space="0" w:color="auto"/>
                <w:left w:val="none" w:sz="0" w:space="0" w:color="auto"/>
                <w:bottom w:val="none" w:sz="0" w:space="0" w:color="auto"/>
                <w:right w:val="none" w:sz="0" w:space="0" w:color="auto"/>
              </w:divBdr>
            </w:div>
            <w:div w:id="561841016">
              <w:marLeft w:val="0"/>
              <w:marRight w:val="0"/>
              <w:marTop w:val="0"/>
              <w:marBottom w:val="0"/>
              <w:divBdr>
                <w:top w:val="none" w:sz="0" w:space="0" w:color="auto"/>
                <w:left w:val="none" w:sz="0" w:space="0" w:color="auto"/>
                <w:bottom w:val="none" w:sz="0" w:space="0" w:color="auto"/>
                <w:right w:val="none" w:sz="0" w:space="0" w:color="auto"/>
              </w:divBdr>
            </w:div>
            <w:div w:id="406193735">
              <w:marLeft w:val="0"/>
              <w:marRight w:val="0"/>
              <w:marTop w:val="0"/>
              <w:marBottom w:val="0"/>
              <w:divBdr>
                <w:top w:val="none" w:sz="0" w:space="0" w:color="auto"/>
                <w:left w:val="none" w:sz="0" w:space="0" w:color="auto"/>
                <w:bottom w:val="none" w:sz="0" w:space="0" w:color="auto"/>
                <w:right w:val="none" w:sz="0" w:space="0" w:color="auto"/>
              </w:divBdr>
            </w:div>
            <w:div w:id="16053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0811">
      <w:bodyDiv w:val="1"/>
      <w:marLeft w:val="0"/>
      <w:marRight w:val="0"/>
      <w:marTop w:val="0"/>
      <w:marBottom w:val="0"/>
      <w:divBdr>
        <w:top w:val="none" w:sz="0" w:space="0" w:color="auto"/>
        <w:left w:val="none" w:sz="0" w:space="0" w:color="auto"/>
        <w:bottom w:val="none" w:sz="0" w:space="0" w:color="auto"/>
        <w:right w:val="none" w:sz="0" w:space="0" w:color="auto"/>
      </w:divBdr>
    </w:div>
    <w:div w:id="1531142279">
      <w:bodyDiv w:val="1"/>
      <w:marLeft w:val="0"/>
      <w:marRight w:val="0"/>
      <w:marTop w:val="0"/>
      <w:marBottom w:val="0"/>
      <w:divBdr>
        <w:top w:val="none" w:sz="0" w:space="0" w:color="auto"/>
        <w:left w:val="none" w:sz="0" w:space="0" w:color="auto"/>
        <w:bottom w:val="none" w:sz="0" w:space="0" w:color="auto"/>
        <w:right w:val="none" w:sz="0" w:space="0" w:color="auto"/>
      </w:divBdr>
    </w:div>
    <w:div w:id="1548760203">
      <w:bodyDiv w:val="1"/>
      <w:marLeft w:val="0"/>
      <w:marRight w:val="0"/>
      <w:marTop w:val="0"/>
      <w:marBottom w:val="0"/>
      <w:divBdr>
        <w:top w:val="none" w:sz="0" w:space="0" w:color="auto"/>
        <w:left w:val="none" w:sz="0" w:space="0" w:color="auto"/>
        <w:bottom w:val="none" w:sz="0" w:space="0" w:color="auto"/>
        <w:right w:val="none" w:sz="0" w:space="0" w:color="auto"/>
      </w:divBdr>
      <w:divsChild>
        <w:div w:id="574049418">
          <w:marLeft w:val="0"/>
          <w:marRight w:val="0"/>
          <w:marTop w:val="0"/>
          <w:marBottom w:val="0"/>
          <w:divBdr>
            <w:top w:val="none" w:sz="0" w:space="0" w:color="auto"/>
            <w:left w:val="none" w:sz="0" w:space="0" w:color="auto"/>
            <w:bottom w:val="none" w:sz="0" w:space="0" w:color="auto"/>
            <w:right w:val="none" w:sz="0" w:space="0" w:color="auto"/>
          </w:divBdr>
          <w:divsChild>
            <w:div w:id="1734545330">
              <w:marLeft w:val="0"/>
              <w:marRight w:val="0"/>
              <w:marTop w:val="0"/>
              <w:marBottom w:val="0"/>
              <w:divBdr>
                <w:top w:val="none" w:sz="0" w:space="0" w:color="auto"/>
                <w:left w:val="none" w:sz="0" w:space="0" w:color="auto"/>
                <w:bottom w:val="none" w:sz="0" w:space="0" w:color="auto"/>
                <w:right w:val="none" w:sz="0" w:space="0" w:color="auto"/>
              </w:divBdr>
            </w:div>
            <w:div w:id="984119713">
              <w:marLeft w:val="0"/>
              <w:marRight w:val="0"/>
              <w:marTop w:val="0"/>
              <w:marBottom w:val="0"/>
              <w:divBdr>
                <w:top w:val="none" w:sz="0" w:space="0" w:color="auto"/>
                <w:left w:val="none" w:sz="0" w:space="0" w:color="auto"/>
                <w:bottom w:val="none" w:sz="0" w:space="0" w:color="auto"/>
                <w:right w:val="none" w:sz="0" w:space="0" w:color="auto"/>
              </w:divBdr>
            </w:div>
            <w:div w:id="1028945988">
              <w:marLeft w:val="0"/>
              <w:marRight w:val="0"/>
              <w:marTop w:val="0"/>
              <w:marBottom w:val="0"/>
              <w:divBdr>
                <w:top w:val="none" w:sz="0" w:space="0" w:color="auto"/>
                <w:left w:val="none" w:sz="0" w:space="0" w:color="auto"/>
                <w:bottom w:val="none" w:sz="0" w:space="0" w:color="auto"/>
                <w:right w:val="none" w:sz="0" w:space="0" w:color="auto"/>
              </w:divBdr>
            </w:div>
            <w:div w:id="1910537211">
              <w:marLeft w:val="0"/>
              <w:marRight w:val="0"/>
              <w:marTop w:val="0"/>
              <w:marBottom w:val="0"/>
              <w:divBdr>
                <w:top w:val="none" w:sz="0" w:space="0" w:color="auto"/>
                <w:left w:val="none" w:sz="0" w:space="0" w:color="auto"/>
                <w:bottom w:val="none" w:sz="0" w:space="0" w:color="auto"/>
                <w:right w:val="none" w:sz="0" w:space="0" w:color="auto"/>
              </w:divBdr>
            </w:div>
            <w:div w:id="1906335996">
              <w:marLeft w:val="0"/>
              <w:marRight w:val="0"/>
              <w:marTop w:val="0"/>
              <w:marBottom w:val="0"/>
              <w:divBdr>
                <w:top w:val="none" w:sz="0" w:space="0" w:color="auto"/>
                <w:left w:val="none" w:sz="0" w:space="0" w:color="auto"/>
                <w:bottom w:val="none" w:sz="0" w:space="0" w:color="auto"/>
                <w:right w:val="none" w:sz="0" w:space="0" w:color="auto"/>
              </w:divBdr>
            </w:div>
            <w:div w:id="1140151038">
              <w:marLeft w:val="0"/>
              <w:marRight w:val="0"/>
              <w:marTop w:val="0"/>
              <w:marBottom w:val="0"/>
              <w:divBdr>
                <w:top w:val="none" w:sz="0" w:space="0" w:color="auto"/>
                <w:left w:val="none" w:sz="0" w:space="0" w:color="auto"/>
                <w:bottom w:val="none" w:sz="0" w:space="0" w:color="auto"/>
                <w:right w:val="none" w:sz="0" w:space="0" w:color="auto"/>
              </w:divBdr>
            </w:div>
            <w:div w:id="2071609204">
              <w:marLeft w:val="0"/>
              <w:marRight w:val="0"/>
              <w:marTop w:val="0"/>
              <w:marBottom w:val="0"/>
              <w:divBdr>
                <w:top w:val="none" w:sz="0" w:space="0" w:color="auto"/>
                <w:left w:val="none" w:sz="0" w:space="0" w:color="auto"/>
                <w:bottom w:val="none" w:sz="0" w:space="0" w:color="auto"/>
                <w:right w:val="none" w:sz="0" w:space="0" w:color="auto"/>
              </w:divBdr>
            </w:div>
            <w:div w:id="1866015472">
              <w:marLeft w:val="0"/>
              <w:marRight w:val="0"/>
              <w:marTop w:val="0"/>
              <w:marBottom w:val="0"/>
              <w:divBdr>
                <w:top w:val="none" w:sz="0" w:space="0" w:color="auto"/>
                <w:left w:val="none" w:sz="0" w:space="0" w:color="auto"/>
                <w:bottom w:val="none" w:sz="0" w:space="0" w:color="auto"/>
                <w:right w:val="none" w:sz="0" w:space="0" w:color="auto"/>
              </w:divBdr>
            </w:div>
            <w:div w:id="1870684512">
              <w:marLeft w:val="0"/>
              <w:marRight w:val="0"/>
              <w:marTop w:val="0"/>
              <w:marBottom w:val="0"/>
              <w:divBdr>
                <w:top w:val="none" w:sz="0" w:space="0" w:color="auto"/>
                <w:left w:val="none" w:sz="0" w:space="0" w:color="auto"/>
                <w:bottom w:val="none" w:sz="0" w:space="0" w:color="auto"/>
                <w:right w:val="none" w:sz="0" w:space="0" w:color="auto"/>
              </w:divBdr>
            </w:div>
            <w:div w:id="866525003">
              <w:marLeft w:val="0"/>
              <w:marRight w:val="0"/>
              <w:marTop w:val="0"/>
              <w:marBottom w:val="0"/>
              <w:divBdr>
                <w:top w:val="none" w:sz="0" w:space="0" w:color="auto"/>
                <w:left w:val="none" w:sz="0" w:space="0" w:color="auto"/>
                <w:bottom w:val="none" w:sz="0" w:space="0" w:color="auto"/>
                <w:right w:val="none" w:sz="0" w:space="0" w:color="auto"/>
              </w:divBdr>
            </w:div>
            <w:div w:id="355154618">
              <w:marLeft w:val="0"/>
              <w:marRight w:val="0"/>
              <w:marTop w:val="0"/>
              <w:marBottom w:val="0"/>
              <w:divBdr>
                <w:top w:val="none" w:sz="0" w:space="0" w:color="auto"/>
                <w:left w:val="none" w:sz="0" w:space="0" w:color="auto"/>
                <w:bottom w:val="none" w:sz="0" w:space="0" w:color="auto"/>
                <w:right w:val="none" w:sz="0" w:space="0" w:color="auto"/>
              </w:divBdr>
            </w:div>
            <w:div w:id="123012954">
              <w:marLeft w:val="0"/>
              <w:marRight w:val="0"/>
              <w:marTop w:val="0"/>
              <w:marBottom w:val="0"/>
              <w:divBdr>
                <w:top w:val="none" w:sz="0" w:space="0" w:color="auto"/>
                <w:left w:val="none" w:sz="0" w:space="0" w:color="auto"/>
                <w:bottom w:val="none" w:sz="0" w:space="0" w:color="auto"/>
                <w:right w:val="none" w:sz="0" w:space="0" w:color="auto"/>
              </w:divBdr>
            </w:div>
            <w:div w:id="243105395">
              <w:marLeft w:val="0"/>
              <w:marRight w:val="0"/>
              <w:marTop w:val="0"/>
              <w:marBottom w:val="0"/>
              <w:divBdr>
                <w:top w:val="none" w:sz="0" w:space="0" w:color="auto"/>
                <w:left w:val="none" w:sz="0" w:space="0" w:color="auto"/>
                <w:bottom w:val="none" w:sz="0" w:space="0" w:color="auto"/>
                <w:right w:val="none" w:sz="0" w:space="0" w:color="auto"/>
              </w:divBdr>
            </w:div>
            <w:div w:id="525607252">
              <w:marLeft w:val="0"/>
              <w:marRight w:val="0"/>
              <w:marTop w:val="0"/>
              <w:marBottom w:val="0"/>
              <w:divBdr>
                <w:top w:val="none" w:sz="0" w:space="0" w:color="auto"/>
                <w:left w:val="none" w:sz="0" w:space="0" w:color="auto"/>
                <w:bottom w:val="none" w:sz="0" w:space="0" w:color="auto"/>
                <w:right w:val="none" w:sz="0" w:space="0" w:color="auto"/>
              </w:divBdr>
            </w:div>
            <w:div w:id="7569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2824">
      <w:bodyDiv w:val="1"/>
      <w:marLeft w:val="0"/>
      <w:marRight w:val="0"/>
      <w:marTop w:val="0"/>
      <w:marBottom w:val="0"/>
      <w:divBdr>
        <w:top w:val="none" w:sz="0" w:space="0" w:color="auto"/>
        <w:left w:val="none" w:sz="0" w:space="0" w:color="auto"/>
        <w:bottom w:val="none" w:sz="0" w:space="0" w:color="auto"/>
        <w:right w:val="none" w:sz="0" w:space="0" w:color="auto"/>
      </w:divBdr>
    </w:div>
    <w:div w:id="1559322176">
      <w:bodyDiv w:val="1"/>
      <w:marLeft w:val="0"/>
      <w:marRight w:val="0"/>
      <w:marTop w:val="0"/>
      <w:marBottom w:val="0"/>
      <w:divBdr>
        <w:top w:val="none" w:sz="0" w:space="0" w:color="auto"/>
        <w:left w:val="none" w:sz="0" w:space="0" w:color="auto"/>
        <w:bottom w:val="none" w:sz="0" w:space="0" w:color="auto"/>
        <w:right w:val="none" w:sz="0" w:space="0" w:color="auto"/>
      </w:divBdr>
    </w:div>
    <w:div w:id="1564949761">
      <w:bodyDiv w:val="1"/>
      <w:marLeft w:val="0"/>
      <w:marRight w:val="0"/>
      <w:marTop w:val="0"/>
      <w:marBottom w:val="0"/>
      <w:divBdr>
        <w:top w:val="none" w:sz="0" w:space="0" w:color="auto"/>
        <w:left w:val="none" w:sz="0" w:space="0" w:color="auto"/>
        <w:bottom w:val="none" w:sz="0" w:space="0" w:color="auto"/>
        <w:right w:val="none" w:sz="0" w:space="0" w:color="auto"/>
      </w:divBdr>
      <w:divsChild>
        <w:div w:id="888154077">
          <w:marLeft w:val="0"/>
          <w:marRight w:val="0"/>
          <w:marTop w:val="0"/>
          <w:marBottom w:val="0"/>
          <w:divBdr>
            <w:top w:val="none" w:sz="0" w:space="0" w:color="auto"/>
            <w:left w:val="none" w:sz="0" w:space="0" w:color="auto"/>
            <w:bottom w:val="none" w:sz="0" w:space="0" w:color="auto"/>
            <w:right w:val="none" w:sz="0" w:space="0" w:color="auto"/>
          </w:divBdr>
          <w:divsChild>
            <w:div w:id="11620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95846">
      <w:bodyDiv w:val="1"/>
      <w:marLeft w:val="0"/>
      <w:marRight w:val="0"/>
      <w:marTop w:val="0"/>
      <w:marBottom w:val="0"/>
      <w:divBdr>
        <w:top w:val="none" w:sz="0" w:space="0" w:color="auto"/>
        <w:left w:val="none" w:sz="0" w:space="0" w:color="auto"/>
        <w:bottom w:val="none" w:sz="0" w:space="0" w:color="auto"/>
        <w:right w:val="none" w:sz="0" w:space="0" w:color="auto"/>
      </w:divBdr>
    </w:div>
    <w:div w:id="1582059639">
      <w:bodyDiv w:val="1"/>
      <w:marLeft w:val="0"/>
      <w:marRight w:val="0"/>
      <w:marTop w:val="0"/>
      <w:marBottom w:val="0"/>
      <w:divBdr>
        <w:top w:val="none" w:sz="0" w:space="0" w:color="auto"/>
        <w:left w:val="none" w:sz="0" w:space="0" w:color="auto"/>
        <w:bottom w:val="none" w:sz="0" w:space="0" w:color="auto"/>
        <w:right w:val="none" w:sz="0" w:space="0" w:color="auto"/>
      </w:divBdr>
      <w:divsChild>
        <w:div w:id="2118284916">
          <w:marLeft w:val="-300"/>
          <w:marRight w:val="-300"/>
          <w:marTop w:val="360"/>
          <w:marBottom w:val="360"/>
          <w:divBdr>
            <w:top w:val="none" w:sz="0" w:space="0" w:color="auto"/>
            <w:left w:val="none" w:sz="0" w:space="0" w:color="auto"/>
            <w:bottom w:val="none" w:sz="0" w:space="0" w:color="auto"/>
            <w:right w:val="none" w:sz="0" w:space="0" w:color="auto"/>
          </w:divBdr>
        </w:div>
      </w:divsChild>
    </w:div>
    <w:div w:id="1597711893">
      <w:bodyDiv w:val="1"/>
      <w:marLeft w:val="0"/>
      <w:marRight w:val="0"/>
      <w:marTop w:val="0"/>
      <w:marBottom w:val="0"/>
      <w:divBdr>
        <w:top w:val="none" w:sz="0" w:space="0" w:color="auto"/>
        <w:left w:val="none" w:sz="0" w:space="0" w:color="auto"/>
        <w:bottom w:val="none" w:sz="0" w:space="0" w:color="auto"/>
        <w:right w:val="none" w:sz="0" w:space="0" w:color="auto"/>
      </w:divBdr>
      <w:divsChild>
        <w:div w:id="1617832999">
          <w:marLeft w:val="0"/>
          <w:marRight w:val="0"/>
          <w:marTop w:val="0"/>
          <w:marBottom w:val="0"/>
          <w:divBdr>
            <w:top w:val="none" w:sz="0" w:space="0" w:color="auto"/>
            <w:left w:val="none" w:sz="0" w:space="0" w:color="auto"/>
            <w:bottom w:val="none" w:sz="0" w:space="0" w:color="auto"/>
            <w:right w:val="none" w:sz="0" w:space="0" w:color="auto"/>
          </w:divBdr>
          <w:divsChild>
            <w:div w:id="1273319888">
              <w:marLeft w:val="0"/>
              <w:marRight w:val="0"/>
              <w:marTop w:val="0"/>
              <w:marBottom w:val="0"/>
              <w:divBdr>
                <w:top w:val="none" w:sz="0" w:space="0" w:color="auto"/>
                <w:left w:val="none" w:sz="0" w:space="0" w:color="auto"/>
                <w:bottom w:val="none" w:sz="0" w:space="0" w:color="auto"/>
                <w:right w:val="none" w:sz="0" w:space="0" w:color="auto"/>
              </w:divBdr>
            </w:div>
            <w:div w:id="1260680911">
              <w:marLeft w:val="0"/>
              <w:marRight w:val="0"/>
              <w:marTop w:val="0"/>
              <w:marBottom w:val="0"/>
              <w:divBdr>
                <w:top w:val="none" w:sz="0" w:space="0" w:color="auto"/>
                <w:left w:val="none" w:sz="0" w:space="0" w:color="auto"/>
                <w:bottom w:val="none" w:sz="0" w:space="0" w:color="auto"/>
                <w:right w:val="none" w:sz="0" w:space="0" w:color="auto"/>
              </w:divBdr>
            </w:div>
            <w:div w:id="2078165129">
              <w:marLeft w:val="0"/>
              <w:marRight w:val="0"/>
              <w:marTop w:val="0"/>
              <w:marBottom w:val="0"/>
              <w:divBdr>
                <w:top w:val="none" w:sz="0" w:space="0" w:color="auto"/>
                <w:left w:val="none" w:sz="0" w:space="0" w:color="auto"/>
                <w:bottom w:val="none" w:sz="0" w:space="0" w:color="auto"/>
                <w:right w:val="none" w:sz="0" w:space="0" w:color="auto"/>
              </w:divBdr>
            </w:div>
            <w:div w:id="1331327971">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544946766">
              <w:marLeft w:val="0"/>
              <w:marRight w:val="0"/>
              <w:marTop w:val="0"/>
              <w:marBottom w:val="0"/>
              <w:divBdr>
                <w:top w:val="none" w:sz="0" w:space="0" w:color="auto"/>
                <w:left w:val="none" w:sz="0" w:space="0" w:color="auto"/>
                <w:bottom w:val="none" w:sz="0" w:space="0" w:color="auto"/>
                <w:right w:val="none" w:sz="0" w:space="0" w:color="auto"/>
              </w:divBdr>
            </w:div>
            <w:div w:id="1433672079">
              <w:marLeft w:val="0"/>
              <w:marRight w:val="0"/>
              <w:marTop w:val="0"/>
              <w:marBottom w:val="0"/>
              <w:divBdr>
                <w:top w:val="none" w:sz="0" w:space="0" w:color="auto"/>
                <w:left w:val="none" w:sz="0" w:space="0" w:color="auto"/>
                <w:bottom w:val="none" w:sz="0" w:space="0" w:color="auto"/>
                <w:right w:val="none" w:sz="0" w:space="0" w:color="auto"/>
              </w:divBdr>
            </w:div>
            <w:div w:id="61485171">
              <w:marLeft w:val="0"/>
              <w:marRight w:val="0"/>
              <w:marTop w:val="0"/>
              <w:marBottom w:val="0"/>
              <w:divBdr>
                <w:top w:val="none" w:sz="0" w:space="0" w:color="auto"/>
                <w:left w:val="none" w:sz="0" w:space="0" w:color="auto"/>
                <w:bottom w:val="none" w:sz="0" w:space="0" w:color="auto"/>
                <w:right w:val="none" w:sz="0" w:space="0" w:color="auto"/>
              </w:divBdr>
            </w:div>
            <w:div w:id="988443747">
              <w:marLeft w:val="0"/>
              <w:marRight w:val="0"/>
              <w:marTop w:val="0"/>
              <w:marBottom w:val="0"/>
              <w:divBdr>
                <w:top w:val="none" w:sz="0" w:space="0" w:color="auto"/>
                <w:left w:val="none" w:sz="0" w:space="0" w:color="auto"/>
                <w:bottom w:val="none" w:sz="0" w:space="0" w:color="auto"/>
                <w:right w:val="none" w:sz="0" w:space="0" w:color="auto"/>
              </w:divBdr>
            </w:div>
            <w:div w:id="886256224">
              <w:marLeft w:val="0"/>
              <w:marRight w:val="0"/>
              <w:marTop w:val="0"/>
              <w:marBottom w:val="0"/>
              <w:divBdr>
                <w:top w:val="none" w:sz="0" w:space="0" w:color="auto"/>
                <w:left w:val="none" w:sz="0" w:space="0" w:color="auto"/>
                <w:bottom w:val="none" w:sz="0" w:space="0" w:color="auto"/>
                <w:right w:val="none" w:sz="0" w:space="0" w:color="auto"/>
              </w:divBdr>
            </w:div>
            <w:div w:id="688215743">
              <w:marLeft w:val="0"/>
              <w:marRight w:val="0"/>
              <w:marTop w:val="0"/>
              <w:marBottom w:val="0"/>
              <w:divBdr>
                <w:top w:val="none" w:sz="0" w:space="0" w:color="auto"/>
                <w:left w:val="none" w:sz="0" w:space="0" w:color="auto"/>
                <w:bottom w:val="none" w:sz="0" w:space="0" w:color="auto"/>
                <w:right w:val="none" w:sz="0" w:space="0" w:color="auto"/>
              </w:divBdr>
            </w:div>
            <w:div w:id="1975404563">
              <w:marLeft w:val="0"/>
              <w:marRight w:val="0"/>
              <w:marTop w:val="0"/>
              <w:marBottom w:val="0"/>
              <w:divBdr>
                <w:top w:val="none" w:sz="0" w:space="0" w:color="auto"/>
                <w:left w:val="none" w:sz="0" w:space="0" w:color="auto"/>
                <w:bottom w:val="none" w:sz="0" w:space="0" w:color="auto"/>
                <w:right w:val="none" w:sz="0" w:space="0" w:color="auto"/>
              </w:divBdr>
            </w:div>
            <w:div w:id="23096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2516">
      <w:bodyDiv w:val="1"/>
      <w:marLeft w:val="0"/>
      <w:marRight w:val="0"/>
      <w:marTop w:val="0"/>
      <w:marBottom w:val="0"/>
      <w:divBdr>
        <w:top w:val="none" w:sz="0" w:space="0" w:color="auto"/>
        <w:left w:val="none" w:sz="0" w:space="0" w:color="auto"/>
        <w:bottom w:val="none" w:sz="0" w:space="0" w:color="auto"/>
        <w:right w:val="none" w:sz="0" w:space="0" w:color="auto"/>
      </w:divBdr>
    </w:div>
    <w:div w:id="1654799261">
      <w:bodyDiv w:val="1"/>
      <w:marLeft w:val="0"/>
      <w:marRight w:val="0"/>
      <w:marTop w:val="0"/>
      <w:marBottom w:val="0"/>
      <w:divBdr>
        <w:top w:val="none" w:sz="0" w:space="0" w:color="auto"/>
        <w:left w:val="none" w:sz="0" w:space="0" w:color="auto"/>
        <w:bottom w:val="none" w:sz="0" w:space="0" w:color="auto"/>
        <w:right w:val="none" w:sz="0" w:space="0" w:color="auto"/>
      </w:divBdr>
    </w:div>
    <w:div w:id="1693068513">
      <w:bodyDiv w:val="1"/>
      <w:marLeft w:val="0"/>
      <w:marRight w:val="0"/>
      <w:marTop w:val="0"/>
      <w:marBottom w:val="0"/>
      <w:divBdr>
        <w:top w:val="none" w:sz="0" w:space="0" w:color="auto"/>
        <w:left w:val="none" w:sz="0" w:space="0" w:color="auto"/>
        <w:bottom w:val="none" w:sz="0" w:space="0" w:color="auto"/>
        <w:right w:val="none" w:sz="0" w:space="0" w:color="auto"/>
      </w:divBdr>
      <w:divsChild>
        <w:div w:id="1710455075">
          <w:marLeft w:val="0"/>
          <w:marRight w:val="0"/>
          <w:marTop w:val="0"/>
          <w:marBottom w:val="0"/>
          <w:divBdr>
            <w:top w:val="none" w:sz="0" w:space="0" w:color="auto"/>
            <w:left w:val="none" w:sz="0" w:space="0" w:color="auto"/>
            <w:bottom w:val="none" w:sz="0" w:space="0" w:color="auto"/>
            <w:right w:val="none" w:sz="0" w:space="0" w:color="auto"/>
          </w:divBdr>
          <w:divsChild>
            <w:div w:id="251747795">
              <w:marLeft w:val="0"/>
              <w:marRight w:val="0"/>
              <w:marTop w:val="0"/>
              <w:marBottom w:val="0"/>
              <w:divBdr>
                <w:top w:val="none" w:sz="0" w:space="0" w:color="auto"/>
                <w:left w:val="none" w:sz="0" w:space="0" w:color="auto"/>
                <w:bottom w:val="none" w:sz="0" w:space="0" w:color="auto"/>
                <w:right w:val="none" w:sz="0" w:space="0" w:color="auto"/>
              </w:divBdr>
            </w:div>
            <w:div w:id="101537301">
              <w:marLeft w:val="0"/>
              <w:marRight w:val="0"/>
              <w:marTop w:val="0"/>
              <w:marBottom w:val="0"/>
              <w:divBdr>
                <w:top w:val="none" w:sz="0" w:space="0" w:color="auto"/>
                <w:left w:val="none" w:sz="0" w:space="0" w:color="auto"/>
                <w:bottom w:val="none" w:sz="0" w:space="0" w:color="auto"/>
                <w:right w:val="none" w:sz="0" w:space="0" w:color="auto"/>
              </w:divBdr>
            </w:div>
            <w:div w:id="219946647">
              <w:marLeft w:val="0"/>
              <w:marRight w:val="0"/>
              <w:marTop w:val="0"/>
              <w:marBottom w:val="0"/>
              <w:divBdr>
                <w:top w:val="none" w:sz="0" w:space="0" w:color="auto"/>
                <w:left w:val="none" w:sz="0" w:space="0" w:color="auto"/>
                <w:bottom w:val="none" w:sz="0" w:space="0" w:color="auto"/>
                <w:right w:val="none" w:sz="0" w:space="0" w:color="auto"/>
              </w:divBdr>
            </w:div>
            <w:div w:id="288824638">
              <w:marLeft w:val="0"/>
              <w:marRight w:val="0"/>
              <w:marTop w:val="0"/>
              <w:marBottom w:val="0"/>
              <w:divBdr>
                <w:top w:val="none" w:sz="0" w:space="0" w:color="auto"/>
                <w:left w:val="none" w:sz="0" w:space="0" w:color="auto"/>
                <w:bottom w:val="none" w:sz="0" w:space="0" w:color="auto"/>
                <w:right w:val="none" w:sz="0" w:space="0" w:color="auto"/>
              </w:divBdr>
            </w:div>
            <w:div w:id="1450666756">
              <w:marLeft w:val="0"/>
              <w:marRight w:val="0"/>
              <w:marTop w:val="0"/>
              <w:marBottom w:val="0"/>
              <w:divBdr>
                <w:top w:val="none" w:sz="0" w:space="0" w:color="auto"/>
                <w:left w:val="none" w:sz="0" w:space="0" w:color="auto"/>
                <w:bottom w:val="none" w:sz="0" w:space="0" w:color="auto"/>
                <w:right w:val="none" w:sz="0" w:space="0" w:color="auto"/>
              </w:divBdr>
            </w:div>
            <w:div w:id="390547108">
              <w:marLeft w:val="0"/>
              <w:marRight w:val="0"/>
              <w:marTop w:val="0"/>
              <w:marBottom w:val="0"/>
              <w:divBdr>
                <w:top w:val="none" w:sz="0" w:space="0" w:color="auto"/>
                <w:left w:val="none" w:sz="0" w:space="0" w:color="auto"/>
                <w:bottom w:val="none" w:sz="0" w:space="0" w:color="auto"/>
                <w:right w:val="none" w:sz="0" w:space="0" w:color="auto"/>
              </w:divBdr>
            </w:div>
            <w:div w:id="745078986">
              <w:marLeft w:val="0"/>
              <w:marRight w:val="0"/>
              <w:marTop w:val="0"/>
              <w:marBottom w:val="0"/>
              <w:divBdr>
                <w:top w:val="none" w:sz="0" w:space="0" w:color="auto"/>
                <w:left w:val="none" w:sz="0" w:space="0" w:color="auto"/>
                <w:bottom w:val="none" w:sz="0" w:space="0" w:color="auto"/>
                <w:right w:val="none" w:sz="0" w:space="0" w:color="auto"/>
              </w:divBdr>
            </w:div>
            <w:div w:id="1080832025">
              <w:marLeft w:val="0"/>
              <w:marRight w:val="0"/>
              <w:marTop w:val="0"/>
              <w:marBottom w:val="0"/>
              <w:divBdr>
                <w:top w:val="none" w:sz="0" w:space="0" w:color="auto"/>
                <w:left w:val="none" w:sz="0" w:space="0" w:color="auto"/>
                <w:bottom w:val="none" w:sz="0" w:space="0" w:color="auto"/>
                <w:right w:val="none" w:sz="0" w:space="0" w:color="auto"/>
              </w:divBdr>
            </w:div>
            <w:div w:id="1126774538">
              <w:marLeft w:val="0"/>
              <w:marRight w:val="0"/>
              <w:marTop w:val="0"/>
              <w:marBottom w:val="0"/>
              <w:divBdr>
                <w:top w:val="none" w:sz="0" w:space="0" w:color="auto"/>
                <w:left w:val="none" w:sz="0" w:space="0" w:color="auto"/>
                <w:bottom w:val="none" w:sz="0" w:space="0" w:color="auto"/>
                <w:right w:val="none" w:sz="0" w:space="0" w:color="auto"/>
              </w:divBdr>
            </w:div>
            <w:div w:id="409230429">
              <w:marLeft w:val="0"/>
              <w:marRight w:val="0"/>
              <w:marTop w:val="0"/>
              <w:marBottom w:val="0"/>
              <w:divBdr>
                <w:top w:val="none" w:sz="0" w:space="0" w:color="auto"/>
                <w:left w:val="none" w:sz="0" w:space="0" w:color="auto"/>
                <w:bottom w:val="none" w:sz="0" w:space="0" w:color="auto"/>
                <w:right w:val="none" w:sz="0" w:space="0" w:color="auto"/>
              </w:divBdr>
            </w:div>
            <w:div w:id="273485142">
              <w:marLeft w:val="0"/>
              <w:marRight w:val="0"/>
              <w:marTop w:val="0"/>
              <w:marBottom w:val="0"/>
              <w:divBdr>
                <w:top w:val="none" w:sz="0" w:space="0" w:color="auto"/>
                <w:left w:val="none" w:sz="0" w:space="0" w:color="auto"/>
                <w:bottom w:val="none" w:sz="0" w:space="0" w:color="auto"/>
                <w:right w:val="none" w:sz="0" w:space="0" w:color="auto"/>
              </w:divBdr>
            </w:div>
            <w:div w:id="448622622">
              <w:marLeft w:val="0"/>
              <w:marRight w:val="0"/>
              <w:marTop w:val="0"/>
              <w:marBottom w:val="0"/>
              <w:divBdr>
                <w:top w:val="none" w:sz="0" w:space="0" w:color="auto"/>
                <w:left w:val="none" w:sz="0" w:space="0" w:color="auto"/>
                <w:bottom w:val="none" w:sz="0" w:space="0" w:color="auto"/>
                <w:right w:val="none" w:sz="0" w:space="0" w:color="auto"/>
              </w:divBdr>
            </w:div>
            <w:div w:id="13374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5801">
      <w:bodyDiv w:val="1"/>
      <w:marLeft w:val="0"/>
      <w:marRight w:val="0"/>
      <w:marTop w:val="0"/>
      <w:marBottom w:val="0"/>
      <w:divBdr>
        <w:top w:val="none" w:sz="0" w:space="0" w:color="auto"/>
        <w:left w:val="none" w:sz="0" w:space="0" w:color="auto"/>
        <w:bottom w:val="none" w:sz="0" w:space="0" w:color="auto"/>
        <w:right w:val="none" w:sz="0" w:space="0" w:color="auto"/>
      </w:divBdr>
      <w:divsChild>
        <w:div w:id="1382367429">
          <w:marLeft w:val="0"/>
          <w:marRight w:val="0"/>
          <w:marTop w:val="0"/>
          <w:marBottom w:val="0"/>
          <w:divBdr>
            <w:top w:val="none" w:sz="0" w:space="0" w:color="auto"/>
            <w:left w:val="none" w:sz="0" w:space="0" w:color="auto"/>
            <w:bottom w:val="none" w:sz="0" w:space="0" w:color="auto"/>
            <w:right w:val="none" w:sz="0" w:space="0" w:color="auto"/>
          </w:divBdr>
          <w:divsChild>
            <w:div w:id="616835623">
              <w:marLeft w:val="0"/>
              <w:marRight w:val="0"/>
              <w:marTop w:val="0"/>
              <w:marBottom w:val="0"/>
              <w:divBdr>
                <w:top w:val="none" w:sz="0" w:space="0" w:color="auto"/>
                <w:left w:val="none" w:sz="0" w:space="0" w:color="auto"/>
                <w:bottom w:val="none" w:sz="0" w:space="0" w:color="auto"/>
                <w:right w:val="none" w:sz="0" w:space="0" w:color="auto"/>
              </w:divBdr>
            </w:div>
            <w:div w:id="824275344">
              <w:marLeft w:val="0"/>
              <w:marRight w:val="0"/>
              <w:marTop w:val="0"/>
              <w:marBottom w:val="0"/>
              <w:divBdr>
                <w:top w:val="none" w:sz="0" w:space="0" w:color="auto"/>
                <w:left w:val="none" w:sz="0" w:space="0" w:color="auto"/>
                <w:bottom w:val="none" w:sz="0" w:space="0" w:color="auto"/>
                <w:right w:val="none" w:sz="0" w:space="0" w:color="auto"/>
              </w:divBdr>
            </w:div>
            <w:div w:id="1444882907">
              <w:marLeft w:val="0"/>
              <w:marRight w:val="0"/>
              <w:marTop w:val="0"/>
              <w:marBottom w:val="0"/>
              <w:divBdr>
                <w:top w:val="none" w:sz="0" w:space="0" w:color="auto"/>
                <w:left w:val="none" w:sz="0" w:space="0" w:color="auto"/>
                <w:bottom w:val="none" w:sz="0" w:space="0" w:color="auto"/>
                <w:right w:val="none" w:sz="0" w:space="0" w:color="auto"/>
              </w:divBdr>
            </w:div>
            <w:div w:id="1492059392">
              <w:marLeft w:val="0"/>
              <w:marRight w:val="0"/>
              <w:marTop w:val="0"/>
              <w:marBottom w:val="0"/>
              <w:divBdr>
                <w:top w:val="none" w:sz="0" w:space="0" w:color="auto"/>
                <w:left w:val="none" w:sz="0" w:space="0" w:color="auto"/>
                <w:bottom w:val="none" w:sz="0" w:space="0" w:color="auto"/>
                <w:right w:val="none" w:sz="0" w:space="0" w:color="auto"/>
              </w:divBdr>
            </w:div>
            <w:div w:id="1655915825">
              <w:marLeft w:val="0"/>
              <w:marRight w:val="0"/>
              <w:marTop w:val="0"/>
              <w:marBottom w:val="0"/>
              <w:divBdr>
                <w:top w:val="none" w:sz="0" w:space="0" w:color="auto"/>
                <w:left w:val="none" w:sz="0" w:space="0" w:color="auto"/>
                <w:bottom w:val="none" w:sz="0" w:space="0" w:color="auto"/>
                <w:right w:val="none" w:sz="0" w:space="0" w:color="auto"/>
              </w:divBdr>
            </w:div>
            <w:div w:id="399980645">
              <w:marLeft w:val="0"/>
              <w:marRight w:val="0"/>
              <w:marTop w:val="0"/>
              <w:marBottom w:val="0"/>
              <w:divBdr>
                <w:top w:val="none" w:sz="0" w:space="0" w:color="auto"/>
                <w:left w:val="none" w:sz="0" w:space="0" w:color="auto"/>
                <w:bottom w:val="none" w:sz="0" w:space="0" w:color="auto"/>
                <w:right w:val="none" w:sz="0" w:space="0" w:color="auto"/>
              </w:divBdr>
            </w:div>
            <w:div w:id="113259362">
              <w:marLeft w:val="0"/>
              <w:marRight w:val="0"/>
              <w:marTop w:val="0"/>
              <w:marBottom w:val="0"/>
              <w:divBdr>
                <w:top w:val="none" w:sz="0" w:space="0" w:color="auto"/>
                <w:left w:val="none" w:sz="0" w:space="0" w:color="auto"/>
                <w:bottom w:val="none" w:sz="0" w:space="0" w:color="auto"/>
                <w:right w:val="none" w:sz="0" w:space="0" w:color="auto"/>
              </w:divBdr>
            </w:div>
            <w:div w:id="1023704556">
              <w:marLeft w:val="0"/>
              <w:marRight w:val="0"/>
              <w:marTop w:val="0"/>
              <w:marBottom w:val="0"/>
              <w:divBdr>
                <w:top w:val="none" w:sz="0" w:space="0" w:color="auto"/>
                <w:left w:val="none" w:sz="0" w:space="0" w:color="auto"/>
                <w:bottom w:val="none" w:sz="0" w:space="0" w:color="auto"/>
                <w:right w:val="none" w:sz="0" w:space="0" w:color="auto"/>
              </w:divBdr>
            </w:div>
            <w:div w:id="1938176766">
              <w:marLeft w:val="0"/>
              <w:marRight w:val="0"/>
              <w:marTop w:val="0"/>
              <w:marBottom w:val="0"/>
              <w:divBdr>
                <w:top w:val="none" w:sz="0" w:space="0" w:color="auto"/>
                <w:left w:val="none" w:sz="0" w:space="0" w:color="auto"/>
                <w:bottom w:val="none" w:sz="0" w:space="0" w:color="auto"/>
                <w:right w:val="none" w:sz="0" w:space="0" w:color="auto"/>
              </w:divBdr>
            </w:div>
            <w:div w:id="1300761877">
              <w:marLeft w:val="0"/>
              <w:marRight w:val="0"/>
              <w:marTop w:val="0"/>
              <w:marBottom w:val="0"/>
              <w:divBdr>
                <w:top w:val="none" w:sz="0" w:space="0" w:color="auto"/>
                <w:left w:val="none" w:sz="0" w:space="0" w:color="auto"/>
                <w:bottom w:val="none" w:sz="0" w:space="0" w:color="auto"/>
                <w:right w:val="none" w:sz="0" w:space="0" w:color="auto"/>
              </w:divBdr>
            </w:div>
            <w:div w:id="1652294187">
              <w:marLeft w:val="0"/>
              <w:marRight w:val="0"/>
              <w:marTop w:val="0"/>
              <w:marBottom w:val="0"/>
              <w:divBdr>
                <w:top w:val="none" w:sz="0" w:space="0" w:color="auto"/>
                <w:left w:val="none" w:sz="0" w:space="0" w:color="auto"/>
                <w:bottom w:val="none" w:sz="0" w:space="0" w:color="auto"/>
                <w:right w:val="none" w:sz="0" w:space="0" w:color="auto"/>
              </w:divBdr>
            </w:div>
            <w:div w:id="1057171118">
              <w:marLeft w:val="0"/>
              <w:marRight w:val="0"/>
              <w:marTop w:val="0"/>
              <w:marBottom w:val="0"/>
              <w:divBdr>
                <w:top w:val="none" w:sz="0" w:space="0" w:color="auto"/>
                <w:left w:val="none" w:sz="0" w:space="0" w:color="auto"/>
                <w:bottom w:val="none" w:sz="0" w:space="0" w:color="auto"/>
                <w:right w:val="none" w:sz="0" w:space="0" w:color="auto"/>
              </w:divBdr>
            </w:div>
            <w:div w:id="1686324867">
              <w:marLeft w:val="0"/>
              <w:marRight w:val="0"/>
              <w:marTop w:val="0"/>
              <w:marBottom w:val="0"/>
              <w:divBdr>
                <w:top w:val="none" w:sz="0" w:space="0" w:color="auto"/>
                <w:left w:val="none" w:sz="0" w:space="0" w:color="auto"/>
                <w:bottom w:val="none" w:sz="0" w:space="0" w:color="auto"/>
                <w:right w:val="none" w:sz="0" w:space="0" w:color="auto"/>
              </w:divBdr>
            </w:div>
            <w:div w:id="789788017">
              <w:marLeft w:val="0"/>
              <w:marRight w:val="0"/>
              <w:marTop w:val="0"/>
              <w:marBottom w:val="0"/>
              <w:divBdr>
                <w:top w:val="none" w:sz="0" w:space="0" w:color="auto"/>
                <w:left w:val="none" w:sz="0" w:space="0" w:color="auto"/>
                <w:bottom w:val="none" w:sz="0" w:space="0" w:color="auto"/>
                <w:right w:val="none" w:sz="0" w:space="0" w:color="auto"/>
              </w:divBdr>
            </w:div>
            <w:div w:id="1351103659">
              <w:marLeft w:val="0"/>
              <w:marRight w:val="0"/>
              <w:marTop w:val="0"/>
              <w:marBottom w:val="0"/>
              <w:divBdr>
                <w:top w:val="none" w:sz="0" w:space="0" w:color="auto"/>
                <w:left w:val="none" w:sz="0" w:space="0" w:color="auto"/>
                <w:bottom w:val="none" w:sz="0" w:space="0" w:color="auto"/>
                <w:right w:val="none" w:sz="0" w:space="0" w:color="auto"/>
              </w:divBdr>
            </w:div>
            <w:div w:id="552081369">
              <w:marLeft w:val="0"/>
              <w:marRight w:val="0"/>
              <w:marTop w:val="0"/>
              <w:marBottom w:val="0"/>
              <w:divBdr>
                <w:top w:val="none" w:sz="0" w:space="0" w:color="auto"/>
                <w:left w:val="none" w:sz="0" w:space="0" w:color="auto"/>
                <w:bottom w:val="none" w:sz="0" w:space="0" w:color="auto"/>
                <w:right w:val="none" w:sz="0" w:space="0" w:color="auto"/>
              </w:divBdr>
            </w:div>
            <w:div w:id="1606578979">
              <w:marLeft w:val="0"/>
              <w:marRight w:val="0"/>
              <w:marTop w:val="0"/>
              <w:marBottom w:val="0"/>
              <w:divBdr>
                <w:top w:val="none" w:sz="0" w:space="0" w:color="auto"/>
                <w:left w:val="none" w:sz="0" w:space="0" w:color="auto"/>
                <w:bottom w:val="none" w:sz="0" w:space="0" w:color="auto"/>
                <w:right w:val="none" w:sz="0" w:space="0" w:color="auto"/>
              </w:divBdr>
            </w:div>
            <w:div w:id="1066143292">
              <w:marLeft w:val="0"/>
              <w:marRight w:val="0"/>
              <w:marTop w:val="0"/>
              <w:marBottom w:val="0"/>
              <w:divBdr>
                <w:top w:val="none" w:sz="0" w:space="0" w:color="auto"/>
                <w:left w:val="none" w:sz="0" w:space="0" w:color="auto"/>
                <w:bottom w:val="none" w:sz="0" w:space="0" w:color="auto"/>
                <w:right w:val="none" w:sz="0" w:space="0" w:color="auto"/>
              </w:divBdr>
            </w:div>
            <w:div w:id="422996311">
              <w:marLeft w:val="0"/>
              <w:marRight w:val="0"/>
              <w:marTop w:val="0"/>
              <w:marBottom w:val="0"/>
              <w:divBdr>
                <w:top w:val="none" w:sz="0" w:space="0" w:color="auto"/>
                <w:left w:val="none" w:sz="0" w:space="0" w:color="auto"/>
                <w:bottom w:val="none" w:sz="0" w:space="0" w:color="auto"/>
                <w:right w:val="none" w:sz="0" w:space="0" w:color="auto"/>
              </w:divBdr>
            </w:div>
            <w:div w:id="1564558399">
              <w:marLeft w:val="0"/>
              <w:marRight w:val="0"/>
              <w:marTop w:val="0"/>
              <w:marBottom w:val="0"/>
              <w:divBdr>
                <w:top w:val="none" w:sz="0" w:space="0" w:color="auto"/>
                <w:left w:val="none" w:sz="0" w:space="0" w:color="auto"/>
                <w:bottom w:val="none" w:sz="0" w:space="0" w:color="auto"/>
                <w:right w:val="none" w:sz="0" w:space="0" w:color="auto"/>
              </w:divBdr>
            </w:div>
            <w:div w:id="823935551">
              <w:marLeft w:val="0"/>
              <w:marRight w:val="0"/>
              <w:marTop w:val="0"/>
              <w:marBottom w:val="0"/>
              <w:divBdr>
                <w:top w:val="none" w:sz="0" w:space="0" w:color="auto"/>
                <w:left w:val="none" w:sz="0" w:space="0" w:color="auto"/>
                <w:bottom w:val="none" w:sz="0" w:space="0" w:color="auto"/>
                <w:right w:val="none" w:sz="0" w:space="0" w:color="auto"/>
              </w:divBdr>
            </w:div>
            <w:div w:id="302581940">
              <w:marLeft w:val="0"/>
              <w:marRight w:val="0"/>
              <w:marTop w:val="0"/>
              <w:marBottom w:val="0"/>
              <w:divBdr>
                <w:top w:val="none" w:sz="0" w:space="0" w:color="auto"/>
                <w:left w:val="none" w:sz="0" w:space="0" w:color="auto"/>
                <w:bottom w:val="none" w:sz="0" w:space="0" w:color="auto"/>
                <w:right w:val="none" w:sz="0" w:space="0" w:color="auto"/>
              </w:divBdr>
            </w:div>
            <w:div w:id="1517111040">
              <w:marLeft w:val="0"/>
              <w:marRight w:val="0"/>
              <w:marTop w:val="0"/>
              <w:marBottom w:val="0"/>
              <w:divBdr>
                <w:top w:val="none" w:sz="0" w:space="0" w:color="auto"/>
                <w:left w:val="none" w:sz="0" w:space="0" w:color="auto"/>
                <w:bottom w:val="none" w:sz="0" w:space="0" w:color="auto"/>
                <w:right w:val="none" w:sz="0" w:space="0" w:color="auto"/>
              </w:divBdr>
            </w:div>
            <w:div w:id="1756827156">
              <w:marLeft w:val="0"/>
              <w:marRight w:val="0"/>
              <w:marTop w:val="0"/>
              <w:marBottom w:val="0"/>
              <w:divBdr>
                <w:top w:val="none" w:sz="0" w:space="0" w:color="auto"/>
                <w:left w:val="none" w:sz="0" w:space="0" w:color="auto"/>
                <w:bottom w:val="none" w:sz="0" w:space="0" w:color="auto"/>
                <w:right w:val="none" w:sz="0" w:space="0" w:color="auto"/>
              </w:divBdr>
            </w:div>
            <w:div w:id="517815432">
              <w:marLeft w:val="0"/>
              <w:marRight w:val="0"/>
              <w:marTop w:val="0"/>
              <w:marBottom w:val="0"/>
              <w:divBdr>
                <w:top w:val="none" w:sz="0" w:space="0" w:color="auto"/>
                <w:left w:val="none" w:sz="0" w:space="0" w:color="auto"/>
                <w:bottom w:val="none" w:sz="0" w:space="0" w:color="auto"/>
                <w:right w:val="none" w:sz="0" w:space="0" w:color="auto"/>
              </w:divBdr>
            </w:div>
            <w:div w:id="1004164481">
              <w:marLeft w:val="0"/>
              <w:marRight w:val="0"/>
              <w:marTop w:val="0"/>
              <w:marBottom w:val="0"/>
              <w:divBdr>
                <w:top w:val="none" w:sz="0" w:space="0" w:color="auto"/>
                <w:left w:val="none" w:sz="0" w:space="0" w:color="auto"/>
                <w:bottom w:val="none" w:sz="0" w:space="0" w:color="auto"/>
                <w:right w:val="none" w:sz="0" w:space="0" w:color="auto"/>
              </w:divBdr>
            </w:div>
            <w:div w:id="1565604042">
              <w:marLeft w:val="0"/>
              <w:marRight w:val="0"/>
              <w:marTop w:val="0"/>
              <w:marBottom w:val="0"/>
              <w:divBdr>
                <w:top w:val="none" w:sz="0" w:space="0" w:color="auto"/>
                <w:left w:val="none" w:sz="0" w:space="0" w:color="auto"/>
                <w:bottom w:val="none" w:sz="0" w:space="0" w:color="auto"/>
                <w:right w:val="none" w:sz="0" w:space="0" w:color="auto"/>
              </w:divBdr>
            </w:div>
            <w:div w:id="614795067">
              <w:marLeft w:val="0"/>
              <w:marRight w:val="0"/>
              <w:marTop w:val="0"/>
              <w:marBottom w:val="0"/>
              <w:divBdr>
                <w:top w:val="none" w:sz="0" w:space="0" w:color="auto"/>
                <w:left w:val="none" w:sz="0" w:space="0" w:color="auto"/>
                <w:bottom w:val="none" w:sz="0" w:space="0" w:color="auto"/>
                <w:right w:val="none" w:sz="0" w:space="0" w:color="auto"/>
              </w:divBdr>
            </w:div>
            <w:div w:id="2117869085">
              <w:marLeft w:val="0"/>
              <w:marRight w:val="0"/>
              <w:marTop w:val="0"/>
              <w:marBottom w:val="0"/>
              <w:divBdr>
                <w:top w:val="none" w:sz="0" w:space="0" w:color="auto"/>
                <w:left w:val="none" w:sz="0" w:space="0" w:color="auto"/>
                <w:bottom w:val="none" w:sz="0" w:space="0" w:color="auto"/>
                <w:right w:val="none" w:sz="0" w:space="0" w:color="auto"/>
              </w:divBdr>
            </w:div>
            <w:div w:id="1503201653">
              <w:marLeft w:val="0"/>
              <w:marRight w:val="0"/>
              <w:marTop w:val="0"/>
              <w:marBottom w:val="0"/>
              <w:divBdr>
                <w:top w:val="none" w:sz="0" w:space="0" w:color="auto"/>
                <w:left w:val="none" w:sz="0" w:space="0" w:color="auto"/>
                <w:bottom w:val="none" w:sz="0" w:space="0" w:color="auto"/>
                <w:right w:val="none" w:sz="0" w:space="0" w:color="auto"/>
              </w:divBdr>
            </w:div>
            <w:div w:id="1569533241">
              <w:marLeft w:val="0"/>
              <w:marRight w:val="0"/>
              <w:marTop w:val="0"/>
              <w:marBottom w:val="0"/>
              <w:divBdr>
                <w:top w:val="none" w:sz="0" w:space="0" w:color="auto"/>
                <w:left w:val="none" w:sz="0" w:space="0" w:color="auto"/>
                <w:bottom w:val="none" w:sz="0" w:space="0" w:color="auto"/>
                <w:right w:val="none" w:sz="0" w:space="0" w:color="auto"/>
              </w:divBdr>
            </w:div>
            <w:div w:id="2090733839">
              <w:marLeft w:val="0"/>
              <w:marRight w:val="0"/>
              <w:marTop w:val="0"/>
              <w:marBottom w:val="0"/>
              <w:divBdr>
                <w:top w:val="none" w:sz="0" w:space="0" w:color="auto"/>
                <w:left w:val="none" w:sz="0" w:space="0" w:color="auto"/>
                <w:bottom w:val="none" w:sz="0" w:space="0" w:color="auto"/>
                <w:right w:val="none" w:sz="0" w:space="0" w:color="auto"/>
              </w:divBdr>
            </w:div>
            <w:div w:id="19395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30193">
      <w:bodyDiv w:val="1"/>
      <w:marLeft w:val="0"/>
      <w:marRight w:val="0"/>
      <w:marTop w:val="0"/>
      <w:marBottom w:val="0"/>
      <w:divBdr>
        <w:top w:val="none" w:sz="0" w:space="0" w:color="auto"/>
        <w:left w:val="none" w:sz="0" w:space="0" w:color="auto"/>
        <w:bottom w:val="none" w:sz="0" w:space="0" w:color="auto"/>
        <w:right w:val="none" w:sz="0" w:space="0" w:color="auto"/>
      </w:divBdr>
    </w:div>
    <w:div w:id="1726685669">
      <w:bodyDiv w:val="1"/>
      <w:marLeft w:val="0"/>
      <w:marRight w:val="0"/>
      <w:marTop w:val="0"/>
      <w:marBottom w:val="0"/>
      <w:divBdr>
        <w:top w:val="none" w:sz="0" w:space="0" w:color="auto"/>
        <w:left w:val="none" w:sz="0" w:space="0" w:color="auto"/>
        <w:bottom w:val="none" w:sz="0" w:space="0" w:color="auto"/>
        <w:right w:val="none" w:sz="0" w:space="0" w:color="auto"/>
      </w:divBdr>
      <w:divsChild>
        <w:div w:id="1120146012">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1747219444">
      <w:bodyDiv w:val="1"/>
      <w:marLeft w:val="0"/>
      <w:marRight w:val="0"/>
      <w:marTop w:val="0"/>
      <w:marBottom w:val="0"/>
      <w:divBdr>
        <w:top w:val="none" w:sz="0" w:space="0" w:color="auto"/>
        <w:left w:val="none" w:sz="0" w:space="0" w:color="auto"/>
        <w:bottom w:val="none" w:sz="0" w:space="0" w:color="auto"/>
        <w:right w:val="none" w:sz="0" w:space="0" w:color="auto"/>
      </w:divBdr>
      <w:divsChild>
        <w:div w:id="1267884652">
          <w:marLeft w:val="0"/>
          <w:marRight w:val="0"/>
          <w:marTop w:val="0"/>
          <w:marBottom w:val="0"/>
          <w:divBdr>
            <w:top w:val="none" w:sz="0" w:space="0" w:color="auto"/>
            <w:left w:val="none" w:sz="0" w:space="0" w:color="auto"/>
            <w:bottom w:val="none" w:sz="0" w:space="0" w:color="auto"/>
            <w:right w:val="none" w:sz="0" w:space="0" w:color="auto"/>
          </w:divBdr>
          <w:divsChild>
            <w:div w:id="2066484269">
              <w:marLeft w:val="0"/>
              <w:marRight w:val="0"/>
              <w:marTop w:val="0"/>
              <w:marBottom w:val="0"/>
              <w:divBdr>
                <w:top w:val="none" w:sz="0" w:space="0" w:color="auto"/>
                <w:left w:val="none" w:sz="0" w:space="0" w:color="auto"/>
                <w:bottom w:val="none" w:sz="0" w:space="0" w:color="auto"/>
                <w:right w:val="none" w:sz="0" w:space="0" w:color="auto"/>
              </w:divBdr>
            </w:div>
            <w:div w:id="855924553">
              <w:marLeft w:val="0"/>
              <w:marRight w:val="0"/>
              <w:marTop w:val="0"/>
              <w:marBottom w:val="0"/>
              <w:divBdr>
                <w:top w:val="none" w:sz="0" w:space="0" w:color="auto"/>
                <w:left w:val="none" w:sz="0" w:space="0" w:color="auto"/>
                <w:bottom w:val="none" w:sz="0" w:space="0" w:color="auto"/>
                <w:right w:val="none" w:sz="0" w:space="0" w:color="auto"/>
              </w:divBdr>
            </w:div>
            <w:div w:id="637107169">
              <w:marLeft w:val="0"/>
              <w:marRight w:val="0"/>
              <w:marTop w:val="0"/>
              <w:marBottom w:val="0"/>
              <w:divBdr>
                <w:top w:val="none" w:sz="0" w:space="0" w:color="auto"/>
                <w:left w:val="none" w:sz="0" w:space="0" w:color="auto"/>
                <w:bottom w:val="none" w:sz="0" w:space="0" w:color="auto"/>
                <w:right w:val="none" w:sz="0" w:space="0" w:color="auto"/>
              </w:divBdr>
            </w:div>
            <w:div w:id="199559808">
              <w:marLeft w:val="0"/>
              <w:marRight w:val="0"/>
              <w:marTop w:val="0"/>
              <w:marBottom w:val="0"/>
              <w:divBdr>
                <w:top w:val="none" w:sz="0" w:space="0" w:color="auto"/>
                <w:left w:val="none" w:sz="0" w:space="0" w:color="auto"/>
                <w:bottom w:val="none" w:sz="0" w:space="0" w:color="auto"/>
                <w:right w:val="none" w:sz="0" w:space="0" w:color="auto"/>
              </w:divBdr>
            </w:div>
            <w:div w:id="1358387886">
              <w:marLeft w:val="0"/>
              <w:marRight w:val="0"/>
              <w:marTop w:val="0"/>
              <w:marBottom w:val="0"/>
              <w:divBdr>
                <w:top w:val="none" w:sz="0" w:space="0" w:color="auto"/>
                <w:left w:val="none" w:sz="0" w:space="0" w:color="auto"/>
                <w:bottom w:val="none" w:sz="0" w:space="0" w:color="auto"/>
                <w:right w:val="none" w:sz="0" w:space="0" w:color="auto"/>
              </w:divBdr>
            </w:div>
            <w:div w:id="1703090539">
              <w:marLeft w:val="0"/>
              <w:marRight w:val="0"/>
              <w:marTop w:val="0"/>
              <w:marBottom w:val="0"/>
              <w:divBdr>
                <w:top w:val="none" w:sz="0" w:space="0" w:color="auto"/>
                <w:left w:val="none" w:sz="0" w:space="0" w:color="auto"/>
                <w:bottom w:val="none" w:sz="0" w:space="0" w:color="auto"/>
                <w:right w:val="none" w:sz="0" w:space="0" w:color="auto"/>
              </w:divBdr>
            </w:div>
            <w:div w:id="974674954">
              <w:marLeft w:val="0"/>
              <w:marRight w:val="0"/>
              <w:marTop w:val="0"/>
              <w:marBottom w:val="0"/>
              <w:divBdr>
                <w:top w:val="none" w:sz="0" w:space="0" w:color="auto"/>
                <w:left w:val="none" w:sz="0" w:space="0" w:color="auto"/>
                <w:bottom w:val="none" w:sz="0" w:space="0" w:color="auto"/>
                <w:right w:val="none" w:sz="0" w:space="0" w:color="auto"/>
              </w:divBdr>
            </w:div>
            <w:div w:id="554465444">
              <w:marLeft w:val="0"/>
              <w:marRight w:val="0"/>
              <w:marTop w:val="0"/>
              <w:marBottom w:val="0"/>
              <w:divBdr>
                <w:top w:val="none" w:sz="0" w:space="0" w:color="auto"/>
                <w:left w:val="none" w:sz="0" w:space="0" w:color="auto"/>
                <w:bottom w:val="none" w:sz="0" w:space="0" w:color="auto"/>
                <w:right w:val="none" w:sz="0" w:space="0" w:color="auto"/>
              </w:divBdr>
            </w:div>
            <w:div w:id="1561555852">
              <w:marLeft w:val="0"/>
              <w:marRight w:val="0"/>
              <w:marTop w:val="0"/>
              <w:marBottom w:val="0"/>
              <w:divBdr>
                <w:top w:val="none" w:sz="0" w:space="0" w:color="auto"/>
                <w:left w:val="none" w:sz="0" w:space="0" w:color="auto"/>
                <w:bottom w:val="none" w:sz="0" w:space="0" w:color="auto"/>
                <w:right w:val="none" w:sz="0" w:space="0" w:color="auto"/>
              </w:divBdr>
            </w:div>
            <w:div w:id="1534616983">
              <w:marLeft w:val="0"/>
              <w:marRight w:val="0"/>
              <w:marTop w:val="0"/>
              <w:marBottom w:val="0"/>
              <w:divBdr>
                <w:top w:val="none" w:sz="0" w:space="0" w:color="auto"/>
                <w:left w:val="none" w:sz="0" w:space="0" w:color="auto"/>
                <w:bottom w:val="none" w:sz="0" w:space="0" w:color="auto"/>
                <w:right w:val="none" w:sz="0" w:space="0" w:color="auto"/>
              </w:divBdr>
            </w:div>
            <w:div w:id="164712312">
              <w:marLeft w:val="0"/>
              <w:marRight w:val="0"/>
              <w:marTop w:val="0"/>
              <w:marBottom w:val="0"/>
              <w:divBdr>
                <w:top w:val="none" w:sz="0" w:space="0" w:color="auto"/>
                <w:left w:val="none" w:sz="0" w:space="0" w:color="auto"/>
                <w:bottom w:val="none" w:sz="0" w:space="0" w:color="auto"/>
                <w:right w:val="none" w:sz="0" w:space="0" w:color="auto"/>
              </w:divBdr>
            </w:div>
            <w:div w:id="1119421524">
              <w:marLeft w:val="0"/>
              <w:marRight w:val="0"/>
              <w:marTop w:val="0"/>
              <w:marBottom w:val="0"/>
              <w:divBdr>
                <w:top w:val="none" w:sz="0" w:space="0" w:color="auto"/>
                <w:left w:val="none" w:sz="0" w:space="0" w:color="auto"/>
                <w:bottom w:val="none" w:sz="0" w:space="0" w:color="auto"/>
                <w:right w:val="none" w:sz="0" w:space="0" w:color="auto"/>
              </w:divBdr>
            </w:div>
            <w:div w:id="642392233">
              <w:marLeft w:val="0"/>
              <w:marRight w:val="0"/>
              <w:marTop w:val="0"/>
              <w:marBottom w:val="0"/>
              <w:divBdr>
                <w:top w:val="none" w:sz="0" w:space="0" w:color="auto"/>
                <w:left w:val="none" w:sz="0" w:space="0" w:color="auto"/>
                <w:bottom w:val="none" w:sz="0" w:space="0" w:color="auto"/>
                <w:right w:val="none" w:sz="0" w:space="0" w:color="auto"/>
              </w:divBdr>
            </w:div>
            <w:div w:id="214241714">
              <w:marLeft w:val="0"/>
              <w:marRight w:val="0"/>
              <w:marTop w:val="0"/>
              <w:marBottom w:val="0"/>
              <w:divBdr>
                <w:top w:val="none" w:sz="0" w:space="0" w:color="auto"/>
                <w:left w:val="none" w:sz="0" w:space="0" w:color="auto"/>
                <w:bottom w:val="none" w:sz="0" w:space="0" w:color="auto"/>
                <w:right w:val="none" w:sz="0" w:space="0" w:color="auto"/>
              </w:divBdr>
            </w:div>
            <w:div w:id="1952661860">
              <w:marLeft w:val="0"/>
              <w:marRight w:val="0"/>
              <w:marTop w:val="0"/>
              <w:marBottom w:val="0"/>
              <w:divBdr>
                <w:top w:val="none" w:sz="0" w:space="0" w:color="auto"/>
                <w:left w:val="none" w:sz="0" w:space="0" w:color="auto"/>
                <w:bottom w:val="none" w:sz="0" w:space="0" w:color="auto"/>
                <w:right w:val="none" w:sz="0" w:space="0" w:color="auto"/>
              </w:divBdr>
            </w:div>
            <w:div w:id="1023552104">
              <w:marLeft w:val="0"/>
              <w:marRight w:val="0"/>
              <w:marTop w:val="0"/>
              <w:marBottom w:val="0"/>
              <w:divBdr>
                <w:top w:val="none" w:sz="0" w:space="0" w:color="auto"/>
                <w:left w:val="none" w:sz="0" w:space="0" w:color="auto"/>
                <w:bottom w:val="none" w:sz="0" w:space="0" w:color="auto"/>
                <w:right w:val="none" w:sz="0" w:space="0" w:color="auto"/>
              </w:divBdr>
            </w:div>
            <w:div w:id="1917589725">
              <w:marLeft w:val="0"/>
              <w:marRight w:val="0"/>
              <w:marTop w:val="0"/>
              <w:marBottom w:val="0"/>
              <w:divBdr>
                <w:top w:val="none" w:sz="0" w:space="0" w:color="auto"/>
                <w:left w:val="none" w:sz="0" w:space="0" w:color="auto"/>
                <w:bottom w:val="none" w:sz="0" w:space="0" w:color="auto"/>
                <w:right w:val="none" w:sz="0" w:space="0" w:color="auto"/>
              </w:divBdr>
            </w:div>
            <w:div w:id="1840583149">
              <w:marLeft w:val="0"/>
              <w:marRight w:val="0"/>
              <w:marTop w:val="0"/>
              <w:marBottom w:val="0"/>
              <w:divBdr>
                <w:top w:val="none" w:sz="0" w:space="0" w:color="auto"/>
                <w:left w:val="none" w:sz="0" w:space="0" w:color="auto"/>
                <w:bottom w:val="none" w:sz="0" w:space="0" w:color="auto"/>
                <w:right w:val="none" w:sz="0" w:space="0" w:color="auto"/>
              </w:divBdr>
            </w:div>
            <w:div w:id="1128007743">
              <w:marLeft w:val="0"/>
              <w:marRight w:val="0"/>
              <w:marTop w:val="0"/>
              <w:marBottom w:val="0"/>
              <w:divBdr>
                <w:top w:val="none" w:sz="0" w:space="0" w:color="auto"/>
                <w:left w:val="none" w:sz="0" w:space="0" w:color="auto"/>
                <w:bottom w:val="none" w:sz="0" w:space="0" w:color="auto"/>
                <w:right w:val="none" w:sz="0" w:space="0" w:color="auto"/>
              </w:divBdr>
            </w:div>
            <w:div w:id="1453743945">
              <w:marLeft w:val="0"/>
              <w:marRight w:val="0"/>
              <w:marTop w:val="0"/>
              <w:marBottom w:val="0"/>
              <w:divBdr>
                <w:top w:val="none" w:sz="0" w:space="0" w:color="auto"/>
                <w:left w:val="none" w:sz="0" w:space="0" w:color="auto"/>
                <w:bottom w:val="none" w:sz="0" w:space="0" w:color="auto"/>
                <w:right w:val="none" w:sz="0" w:space="0" w:color="auto"/>
              </w:divBdr>
            </w:div>
            <w:div w:id="353381543">
              <w:marLeft w:val="0"/>
              <w:marRight w:val="0"/>
              <w:marTop w:val="0"/>
              <w:marBottom w:val="0"/>
              <w:divBdr>
                <w:top w:val="none" w:sz="0" w:space="0" w:color="auto"/>
                <w:left w:val="none" w:sz="0" w:space="0" w:color="auto"/>
                <w:bottom w:val="none" w:sz="0" w:space="0" w:color="auto"/>
                <w:right w:val="none" w:sz="0" w:space="0" w:color="auto"/>
              </w:divBdr>
            </w:div>
            <w:div w:id="513570010">
              <w:marLeft w:val="0"/>
              <w:marRight w:val="0"/>
              <w:marTop w:val="0"/>
              <w:marBottom w:val="0"/>
              <w:divBdr>
                <w:top w:val="none" w:sz="0" w:space="0" w:color="auto"/>
                <w:left w:val="none" w:sz="0" w:space="0" w:color="auto"/>
                <w:bottom w:val="none" w:sz="0" w:space="0" w:color="auto"/>
                <w:right w:val="none" w:sz="0" w:space="0" w:color="auto"/>
              </w:divBdr>
            </w:div>
            <w:div w:id="2088304985">
              <w:marLeft w:val="0"/>
              <w:marRight w:val="0"/>
              <w:marTop w:val="0"/>
              <w:marBottom w:val="0"/>
              <w:divBdr>
                <w:top w:val="none" w:sz="0" w:space="0" w:color="auto"/>
                <w:left w:val="none" w:sz="0" w:space="0" w:color="auto"/>
                <w:bottom w:val="none" w:sz="0" w:space="0" w:color="auto"/>
                <w:right w:val="none" w:sz="0" w:space="0" w:color="auto"/>
              </w:divBdr>
            </w:div>
            <w:div w:id="1047486994">
              <w:marLeft w:val="0"/>
              <w:marRight w:val="0"/>
              <w:marTop w:val="0"/>
              <w:marBottom w:val="0"/>
              <w:divBdr>
                <w:top w:val="none" w:sz="0" w:space="0" w:color="auto"/>
                <w:left w:val="none" w:sz="0" w:space="0" w:color="auto"/>
                <w:bottom w:val="none" w:sz="0" w:space="0" w:color="auto"/>
                <w:right w:val="none" w:sz="0" w:space="0" w:color="auto"/>
              </w:divBdr>
            </w:div>
            <w:div w:id="2040815865">
              <w:marLeft w:val="0"/>
              <w:marRight w:val="0"/>
              <w:marTop w:val="0"/>
              <w:marBottom w:val="0"/>
              <w:divBdr>
                <w:top w:val="none" w:sz="0" w:space="0" w:color="auto"/>
                <w:left w:val="none" w:sz="0" w:space="0" w:color="auto"/>
                <w:bottom w:val="none" w:sz="0" w:space="0" w:color="auto"/>
                <w:right w:val="none" w:sz="0" w:space="0" w:color="auto"/>
              </w:divBdr>
            </w:div>
            <w:div w:id="1687364780">
              <w:marLeft w:val="0"/>
              <w:marRight w:val="0"/>
              <w:marTop w:val="0"/>
              <w:marBottom w:val="0"/>
              <w:divBdr>
                <w:top w:val="none" w:sz="0" w:space="0" w:color="auto"/>
                <w:left w:val="none" w:sz="0" w:space="0" w:color="auto"/>
                <w:bottom w:val="none" w:sz="0" w:space="0" w:color="auto"/>
                <w:right w:val="none" w:sz="0" w:space="0" w:color="auto"/>
              </w:divBdr>
            </w:div>
            <w:div w:id="2017879481">
              <w:marLeft w:val="0"/>
              <w:marRight w:val="0"/>
              <w:marTop w:val="0"/>
              <w:marBottom w:val="0"/>
              <w:divBdr>
                <w:top w:val="none" w:sz="0" w:space="0" w:color="auto"/>
                <w:left w:val="none" w:sz="0" w:space="0" w:color="auto"/>
                <w:bottom w:val="none" w:sz="0" w:space="0" w:color="auto"/>
                <w:right w:val="none" w:sz="0" w:space="0" w:color="auto"/>
              </w:divBdr>
            </w:div>
            <w:div w:id="277876540">
              <w:marLeft w:val="0"/>
              <w:marRight w:val="0"/>
              <w:marTop w:val="0"/>
              <w:marBottom w:val="0"/>
              <w:divBdr>
                <w:top w:val="none" w:sz="0" w:space="0" w:color="auto"/>
                <w:left w:val="none" w:sz="0" w:space="0" w:color="auto"/>
                <w:bottom w:val="none" w:sz="0" w:space="0" w:color="auto"/>
                <w:right w:val="none" w:sz="0" w:space="0" w:color="auto"/>
              </w:divBdr>
            </w:div>
            <w:div w:id="1939749373">
              <w:marLeft w:val="0"/>
              <w:marRight w:val="0"/>
              <w:marTop w:val="0"/>
              <w:marBottom w:val="0"/>
              <w:divBdr>
                <w:top w:val="none" w:sz="0" w:space="0" w:color="auto"/>
                <w:left w:val="none" w:sz="0" w:space="0" w:color="auto"/>
                <w:bottom w:val="none" w:sz="0" w:space="0" w:color="auto"/>
                <w:right w:val="none" w:sz="0" w:space="0" w:color="auto"/>
              </w:divBdr>
            </w:div>
            <w:div w:id="1164125173">
              <w:marLeft w:val="0"/>
              <w:marRight w:val="0"/>
              <w:marTop w:val="0"/>
              <w:marBottom w:val="0"/>
              <w:divBdr>
                <w:top w:val="none" w:sz="0" w:space="0" w:color="auto"/>
                <w:left w:val="none" w:sz="0" w:space="0" w:color="auto"/>
                <w:bottom w:val="none" w:sz="0" w:space="0" w:color="auto"/>
                <w:right w:val="none" w:sz="0" w:space="0" w:color="auto"/>
              </w:divBdr>
            </w:div>
            <w:div w:id="2009408072">
              <w:marLeft w:val="0"/>
              <w:marRight w:val="0"/>
              <w:marTop w:val="0"/>
              <w:marBottom w:val="0"/>
              <w:divBdr>
                <w:top w:val="none" w:sz="0" w:space="0" w:color="auto"/>
                <w:left w:val="none" w:sz="0" w:space="0" w:color="auto"/>
                <w:bottom w:val="none" w:sz="0" w:space="0" w:color="auto"/>
                <w:right w:val="none" w:sz="0" w:space="0" w:color="auto"/>
              </w:divBdr>
            </w:div>
            <w:div w:id="875628023">
              <w:marLeft w:val="0"/>
              <w:marRight w:val="0"/>
              <w:marTop w:val="0"/>
              <w:marBottom w:val="0"/>
              <w:divBdr>
                <w:top w:val="none" w:sz="0" w:space="0" w:color="auto"/>
                <w:left w:val="none" w:sz="0" w:space="0" w:color="auto"/>
                <w:bottom w:val="none" w:sz="0" w:space="0" w:color="auto"/>
                <w:right w:val="none" w:sz="0" w:space="0" w:color="auto"/>
              </w:divBdr>
            </w:div>
            <w:div w:id="1424909566">
              <w:marLeft w:val="0"/>
              <w:marRight w:val="0"/>
              <w:marTop w:val="0"/>
              <w:marBottom w:val="0"/>
              <w:divBdr>
                <w:top w:val="none" w:sz="0" w:space="0" w:color="auto"/>
                <w:left w:val="none" w:sz="0" w:space="0" w:color="auto"/>
                <w:bottom w:val="none" w:sz="0" w:space="0" w:color="auto"/>
                <w:right w:val="none" w:sz="0" w:space="0" w:color="auto"/>
              </w:divBdr>
            </w:div>
            <w:div w:id="64769217">
              <w:marLeft w:val="0"/>
              <w:marRight w:val="0"/>
              <w:marTop w:val="0"/>
              <w:marBottom w:val="0"/>
              <w:divBdr>
                <w:top w:val="none" w:sz="0" w:space="0" w:color="auto"/>
                <w:left w:val="none" w:sz="0" w:space="0" w:color="auto"/>
                <w:bottom w:val="none" w:sz="0" w:space="0" w:color="auto"/>
                <w:right w:val="none" w:sz="0" w:space="0" w:color="auto"/>
              </w:divBdr>
            </w:div>
            <w:div w:id="697701602">
              <w:marLeft w:val="0"/>
              <w:marRight w:val="0"/>
              <w:marTop w:val="0"/>
              <w:marBottom w:val="0"/>
              <w:divBdr>
                <w:top w:val="none" w:sz="0" w:space="0" w:color="auto"/>
                <w:left w:val="none" w:sz="0" w:space="0" w:color="auto"/>
                <w:bottom w:val="none" w:sz="0" w:space="0" w:color="auto"/>
                <w:right w:val="none" w:sz="0" w:space="0" w:color="auto"/>
              </w:divBdr>
            </w:div>
            <w:div w:id="795223529">
              <w:marLeft w:val="0"/>
              <w:marRight w:val="0"/>
              <w:marTop w:val="0"/>
              <w:marBottom w:val="0"/>
              <w:divBdr>
                <w:top w:val="none" w:sz="0" w:space="0" w:color="auto"/>
                <w:left w:val="none" w:sz="0" w:space="0" w:color="auto"/>
                <w:bottom w:val="none" w:sz="0" w:space="0" w:color="auto"/>
                <w:right w:val="none" w:sz="0" w:space="0" w:color="auto"/>
              </w:divBdr>
            </w:div>
            <w:div w:id="2143573253">
              <w:marLeft w:val="0"/>
              <w:marRight w:val="0"/>
              <w:marTop w:val="0"/>
              <w:marBottom w:val="0"/>
              <w:divBdr>
                <w:top w:val="none" w:sz="0" w:space="0" w:color="auto"/>
                <w:left w:val="none" w:sz="0" w:space="0" w:color="auto"/>
                <w:bottom w:val="none" w:sz="0" w:space="0" w:color="auto"/>
                <w:right w:val="none" w:sz="0" w:space="0" w:color="auto"/>
              </w:divBdr>
            </w:div>
            <w:div w:id="1385833814">
              <w:marLeft w:val="0"/>
              <w:marRight w:val="0"/>
              <w:marTop w:val="0"/>
              <w:marBottom w:val="0"/>
              <w:divBdr>
                <w:top w:val="none" w:sz="0" w:space="0" w:color="auto"/>
                <w:left w:val="none" w:sz="0" w:space="0" w:color="auto"/>
                <w:bottom w:val="none" w:sz="0" w:space="0" w:color="auto"/>
                <w:right w:val="none" w:sz="0" w:space="0" w:color="auto"/>
              </w:divBdr>
            </w:div>
            <w:div w:id="1432899672">
              <w:marLeft w:val="0"/>
              <w:marRight w:val="0"/>
              <w:marTop w:val="0"/>
              <w:marBottom w:val="0"/>
              <w:divBdr>
                <w:top w:val="none" w:sz="0" w:space="0" w:color="auto"/>
                <w:left w:val="none" w:sz="0" w:space="0" w:color="auto"/>
                <w:bottom w:val="none" w:sz="0" w:space="0" w:color="auto"/>
                <w:right w:val="none" w:sz="0" w:space="0" w:color="auto"/>
              </w:divBdr>
            </w:div>
            <w:div w:id="13477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025">
      <w:bodyDiv w:val="1"/>
      <w:marLeft w:val="0"/>
      <w:marRight w:val="0"/>
      <w:marTop w:val="0"/>
      <w:marBottom w:val="0"/>
      <w:divBdr>
        <w:top w:val="none" w:sz="0" w:space="0" w:color="auto"/>
        <w:left w:val="none" w:sz="0" w:space="0" w:color="auto"/>
        <w:bottom w:val="none" w:sz="0" w:space="0" w:color="auto"/>
        <w:right w:val="none" w:sz="0" w:space="0" w:color="auto"/>
      </w:divBdr>
      <w:divsChild>
        <w:div w:id="170073706">
          <w:marLeft w:val="0"/>
          <w:marRight w:val="0"/>
          <w:marTop w:val="0"/>
          <w:marBottom w:val="0"/>
          <w:divBdr>
            <w:top w:val="none" w:sz="0" w:space="0" w:color="auto"/>
            <w:left w:val="none" w:sz="0" w:space="0" w:color="auto"/>
            <w:bottom w:val="none" w:sz="0" w:space="0" w:color="auto"/>
            <w:right w:val="none" w:sz="0" w:space="0" w:color="auto"/>
          </w:divBdr>
          <w:divsChild>
            <w:div w:id="2032996434">
              <w:marLeft w:val="0"/>
              <w:marRight w:val="0"/>
              <w:marTop w:val="0"/>
              <w:marBottom w:val="0"/>
              <w:divBdr>
                <w:top w:val="none" w:sz="0" w:space="0" w:color="auto"/>
                <w:left w:val="none" w:sz="0" w:space="0" w:color="auto"/>
                <w:bottom w:val="none" w:sz="0" w:space="0" w:color="auto"/>
                <w:right w:val="none" w:sz="0" w:space="0" w:color="auto"/>
              </w:divBdr>
            </w:div>
            <w:div w:id="736394397">
              <w:marLeft w:val="0"/>
              <w:marRight w:val="0"/>
              <w:marTop w:val="0"/>
              <w:marBottom w:val="0"/>
              <w:divBdr>
                <w:top w:val="none" w:sz="0" w:space="0" w:color="auto"/>
                <w:left w:val="none" w:sz="0" w:space="0" w:color="auto"/>
                <w:bottom w:val="none" w:sz="0" w:space="0" w:color="auto"/>
                <w:right w:val="none" w:sz="0" w:space="0" w:color="auto"/>
              </w:divBdr>
            </w:div>
            <w:div w:id="1288194794">
              <w:marLeft w:val="0"/>
              <w:marRight w:val="0"/>
              <w:marTop w:val="0"/>
              <w:marBottom w:val="0"/>
              <w:divBdr>
                <w:top w:val="none" w:sz="0" w:space="0" w:color="auto"/>
                <w:left w:val="none" w:sz="0" w:space="0" w:color="auto"/>
                <w:bottom w:val="none" w:sz="0" w:space="0" w:color="auto"/>
                <w:right w:val="none" w:sz="0" w:space="0" w:color="auto"/>
              </w:divBdr>
            </w:div>
            <w:div w:id="408236103">
              <w:marLeft w:val="0"/>
              <w:marRight w:val="0"/>
              <w:marTop w:val="0"/>
              <w:marBottom w:val="0"/>
              <w:divBdr>
                <w:top w:val="none" w:sz="0" w:space="0" w:color="auto"/>
                <w:left w:val="none" w:sz="0" w:space="0" w:color="auto"/>
                <w:bottom w:val="none" w:sz="0" w:space="0" w:color="auto"/>
                <w:right w:val="none" w:sz="0" w:space="0" w:color="auto"/>
              </w:divBdr>
            </w:div>
            <w:div w:id="570165903">
              <w:marLeft w:val="0"/>
              <w:marRight w:val="0"/>
              <w:marTop w:val="0"/>
              <w:marBottom w:val="0"/>
              <w:divBdr>
                <w:top w:val="none" w:sz="0" w:space="0" w:color="auto"/>
                <w:left w:val="none" w:sz="0" w:space="0" w:color="auto"/>
                <w:bottom w:val="none" w:sz="0" w:space="0" w:color="auto"/>
                <w:right w:val="none" w:sz="0" w:space="0" w:color="auto"/>
              </w:divBdr>
            </w:div>
            <w:div w:id="143284083">
              <w:marLeft w:val="0"/>
              <w:marRight w:val="0"/>
              <w:marTop w:val="0"/>
              <w:marBottom w:val="0"/>
              <w:divBdr>
                <w:top w:val="none" w:sz="0" w:space="0" w:color="auto"/>
                <w:left w:val="none" w:sz="0" w:space="0" w:color="auto"/>
                <w:bottom w:val="none" w:sz="0" w:space="0" w:color="auto"/>
                <w:right w:val="none" w:sz="0" w:space="0" w:color="auto"/>
              </w:divBdr>
            </w:div>
            <w:div w:id="1907718259">
              <w:marLeft w:val="0"/>
              <w:marRight w:val="0"/>
              <w:marTop w:val="0"/>
              <w:marBottom w:val="0"/>
              <w:divBdr>
                <w:top w:val="none" w:sz="0" w:space="0" w:color="auto"/>
                <w:left w:val="none" w:sz="0" w:space="0" w:color="auto"/>
                <w:bottom w:val="none" w:sz="0" w:space="0" w:color="auto"/>
                <w:right w:val="none" w:sz="0" w:space="0" w:color="auto"/>
              </w:divBdr>
            </w:div>
            <w:div w:id="1894845691">
              <w:marLeft w:val="0"/>
              <w:marRight w:val="0"/>
              <w:marTop w:val="0"/>
              <w:marBottom w:val="0"/>
              <w:divBdr>
                <w:top w:val="none" w:sz="0" w:space="0" w:color="auto"/>
                <w:left w:val="none" w:sz="0" w:space="0" w:color="auto"/>
                <w:bottom w:val="none" w:sz="0" w:space="0" w:color="auto"/>
                <w:right w:val="none" w:sz="0" w:space="0" w:color="auto"/>
              </w:divBdr>
            </w:div>
            <w:div w:id="315649208">
              <w:marLeft w:val="0"/>
              <w:marRight w:val="0"/>
              <w:marTop w:val="0"/>
              <w:marBottom w:val="0"/>
              <w:divBdr>
                <w:top w:val="none" w:sz="0" w:space="0" w:color="auto"/>
                <w:left w:val="none" w:sz="0" w:space="0" w:color="auto"/>
                <w:bottom w:val="none" w:sz="0" w:space="0" w:color="auto"/>
                <w:right w:val="none" w:sz="0" w:space="0" w:color="auto"/>
              </w:divBdr>
            </w:div>
            <w:div w:id="2008634734">
              <w:marLeft w:val="0"/>
              <w:marRight w:val="0"/>
              <w:marTop w:val="0"/>
              <w:marBottom w:val="0"/>
              <w:divBdr>
                <w:top w:val="none" w:sz="0" w:space="0" w:color="auto"/>
                <w:left w:val="none" w:sz="0" w:space="0" w:color="auto"/>
                <w:bottom w:val="none" w:sz="0" w:space="0" w:color="auto"/>
                <w:right w:val="none" w:sz="0" w:space="0" w:color="auto"/>
              </w:divBdr>
            </w:div>
            <w:div w:id="1970083347">
              <w:marLeft w:val="0"/>
              <w:marRight w:val="0"/>
              <w:marTop w:val="0"/>
              <w:marBottom w:val="0"/>
              <w:divBdr>
                <w:top w:val="none" w:sz="0" w:space="0" w:color="auto"/>
                <w:left w:val="none" w:sz="0" w:space="0" w:color="auto"/>
                <w:bottom w:val="none" w:sz="0" w:space="0" w:color="auto"/>
                <w:right w:val="none" w:sz="0" w:space="0" w:color="auto"/>
              </w:divBdr>
            </w:div>
            <w:div w:id="1965117141">
              <w:marLeft w:val="0"/>
              <w:marRight w:val="0"/>
              <w:marTop w:val="0"/>
              <w:marBottom w:val="0"/>
              <w:divBdr>
                <w:top w:val="none" w:sz="0" w:space="0" w:color="auto"/>
                <w:left w:val="none" w:sz="0" w:space="0" w:color="auto"/>
                <w:bottom w:val="none" w:sz="0" w:space="0" w:color="auto"/>
                <w:right w:val="none" w:sz="0" w:space="0" w:color="auto"/>
              </w:divBdr>
            </w:div>
            <w:div w:id="1848981057">
              <w:marLeft w:val="0"/>
              <w:marRight w:val="0"/>
              <w:marTop w:val="0"/>
              <w:marBottom w:val="0"/>
              <w:divBdr>
                <w:top w:val="none" w:sz="0" w:space="0" w:color="auto"/>
                <w:left w:val="none" w:sz="0" w:space="0" w:color="auto"/>
                <w:bottom w:val="none" w:sz="0" w:space="0" w:color="auto"/>
                <w:right w:val="none" w:sz="0" w:space="0" w:color="auto"/>
              </w:divBdr>
            </w:div>
            <w:div w:id="1843425400">
              <w:marLeft w:val="0"/>
              <w:marRight w:val="0"/>
              <w:marTop w:val="0"/>
              <w:marBottom w:val="0"/>
              <w:divBdr>
                <w:top w:val="none" w:sz="0" w:space="0" w:color="auto"/>
                <w:left w:val="none" w:sz="0" w:space="0" w:color="auto"/>
                <w:bottom w:val="none" w:sz="0" w:space="0" w:color="auto"/>
                <w:right w:val="none" w:sz="0" w:space="0" w:color="auto"/>
              </w:divBdr>
            </w:div>
            <w:div w:id="12918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8896">
      <w:bodyDiv w:val="1"/>
      <w:marLeft w:val="0"/>
      <w:marRight w:val="0"/>
      <w:marTop w:val="0"/>
      <w:marBottom w:val="0"/>
      <w:divBdr>
        <w:top w:val="none" w:sz="0" w:space="0" w:color="auto"/>
        <w:left w:val="none" w:sz="0" w:space="0" w:color="auto"/>
        <w:bottom w:val="none" w:sz="0" w:space="0" w:color="auto"/>
        <w:right w:val="none" w:sz="0" w:space="0" w:color="auto"/>
      </w:divBdr>
      <w:divsChild>
        <w:div w:id="993071024">
          <w:marLeft w:val="0"/>
          <w:marRight w:val="0"/>
          <w:marTop w:val="0"/>
          <w:marBottom w:val="0"/>
          <w:divBdr>
            <w:top w:val="none" w:sz="0" w:space="0" w:color="auto"/>
            <w:left w:val="none" w:sz="0" w:space="0" w:color="auto"/>
            <w:bottom w:val="none" w:sz="0" w:space="0" w:color="auto"/>
            <w:right w:val="none" w:sz="0" w:space="0" w:color="auto"/>
          </w:divBdr>
          <w:divsChild>
            <w:div w:id="1197693603">
              <w:marLeft w:val="0"/>
              <w:marRight w:val="0"/>
              <w:marTop w:val="0"/>
              <w:marBottom w:val="0"/>
              <w:divBdr>
                <w:top w:val="none" w:sz="0" w:space="0" w:color="auto"/>
                <w:left w:val="none" w:sz="0" w:space="0" w:color="auto"/>
                <w:bottom w:val="none" w:sz="0" w:space="0" w:color="auto"/>
                <w:right w:val="none" w:sz="0" w:space="0" w:color="auto"/>
              </w:divBdr>
            </w:div>
            <w:div w:id="1185172419">
              <w:marLeft w:val="0"/>
              <w:marRight w:val="0"/>
              <w:marTop w:val="0"/>
              <w:marBottom w:val="0"/>
              <w:divBdr>
                <w:top w:val="none" w:sz="0" w:space="0" w:color="auto"/>
                <w:left w:val="none" w:sz="0" w:space="0" w:color="auto"/>
                <w:bottom w:val="none" w:sz="0" w:space="0" w:color="auto"/>
                <w:right w:val="none" w:sz="0" w:space="0" w:color="auto"/>
              </w:divBdr>
            </w:div>
            <w:div w:id="583420115">
              <w:marLeft w:val="0"/>
              <w:marRight w:val="0"/>
              <w:marTop w:val="0"/>
              <w:marBottom w:val="0"/>
              <w:divBdr>
                <w:top w:val="none" w:sz="0" w:space="0" w:color="auto"/>
                <w:left w:val="none" w:sz="0" w:space="0" w:color="auto"/>
                <w:bottom w:val="none" w:sz="0" w:space="0" w:color="auto"/>
                <w:right w:val="none" w:sz="0" w:space="0" w:color="auto"/>
              </w:divBdr>
            </w:div>
            <w:div w:id="1991978878">
              <w:marLeft w:val="0"/>
              <w:marRight w:val="0"/>
              <w:marTop w:val="0"/>
              <w:marBottom w:val="0"/>
              <w:divBdr>
                <w:top w:val="none" w:sz="0" w:space="0" w:color="auto"/>
                <w:left w:val="none" w:sz="0" w:space="0" w:color="auto"/>
                <w:bottom w:val="none" w:sz="0" w:space="0" w:color="auto"/>
                <w:right w:val="none" w:sz="0" w:space="0" w:color="auto"/>
              </w:divBdr>
            </w:div>
            <w:div w:id="119223687">
              <w:marLeft w:val="0"/>
              <w:marRight w:val="0"/>
              <w:marTop w:val="0"/>
              <w:marBottom w:val="0"/>
              <w:divBdr>
                <w:top w:val="none" w:sz="0" w:space="0" w:color="auto"/>
                <w:left w:val="none" w:sz="0" w:space="0" w:color="auto"/>
                <w:bottom w:val="none" w:sz="0" w:space="0" w:color="auto"/>
                <w:right w:val="none" w:sz="0" w:space="0" w:color="auto"/>
              </w:divBdr>
            </w:div>
            <w:div w:id="303392663">
              <w:marLeft w:val="0"/>
              <w:marRight w:val="0"/>
              <w:marTop w:val="0"/>
              <w:marBottom w:val="0"/>
              <w:divBdr>
                <w:top w:val="none" w:sz="0" w:space="0" w:color="auto"/>
                <w:left w:val="none" w:sz="0" w:space="0" w:color="auto"/>
                <w:bottom w:val="none" w:sz="0" w:space="0" w:color="auto"/>
                <w:right w:val="none" w:sz="0" w:space="0" w:color="auto"/>
              </w:divBdr>
            </w:div>
            <w:div w:id="983584228">
              <w:marLeft w:val="0"/>
              <w:marRight w:val="0"/>
              <w:marTop w:val="0"/>
              <w:marBottom w:val="0"/>
              <w:divBdr>
                <w:top w:val="none" w:sz="0" w:space="0" w:color="auto"/>
                <w:left w:val="none" w:sz="0" w:space="0" w:color="auto"/>
                <w:bottom w:val="none" w:sz="0" w:space="0" w:color="auto"/>
                <w:right w:val="none" w:sz="0" w:space="0" w:color="auto"/>
              </w:divBdr>
            </w:div>
            <w:div w:id="1406687317">
              <w:marLeft w:val="0"/>
              <w:marRight w:val="0"/>
              <w:marTop w:val="0"/>
              <w:marBottom w:val="0"/>
              <w:divBdr>
                <w:top w:val="none" w:sz="0" w:space="0" w:color="auto"/>
                <w:left w:val="none" w:sz="0" w:space="0" w:color="auto"/>
                <w:bottom w:val="none" w:sz="0" w:space="0" w:color="auto"/>
                <w:right w:val="none" w:sz="0" w:space="0" w:color="auto"/>
              </w:divBdr>
            </w:div>
            <w:div w:id="1299074198">
              <w:marLeft w:val="0"/>
              <w:marRight w:val="0"/>
              <w:marTop w:val="0"/>
              <w:marBottom w:val="0"/>
              <w:divBdr>
                <w:top w:val="none" w:sz="0" w:space="0" w:color="auto"/>
                <w:left w:val="none" w:sz="0" w:space="0" w:color="auto"/>
                <w:bottom w:val="none" w:sz="0" w:space="0" w:color="auto"/>
                <w:right w:val="none" w:sz="0" w:space="0" w:color="auto"/>
              </w:divBdr>
            </w:div>
            <w:div w:id="1168716341">
              <w:marLeft w:val="0"/>
              <w:marRight w:val="0"/>
              <w:marTop w:val="0"/>
              <w:marBottom w:val="0"/>
              <w:divBdr>
                <w:top w:val="none" w:sz="0" w:space="0" w:color="auto"/>
                <w:left w:val="none" w:sz="0" w:space="0" w:color="auto"/>
                <w:bottom w:val="none" w:sz="0" w:space="0" w:color="auto"/>
                <w:right w:val="none" w:sz="0" w:space="0" w:color="auto"/>
              </w:divBdr>
            </w:div>
            <w:div w:id="1041788088">
              <w:marLeft w:val="0"/>
              <w:marRight w:val="0"/>
              <w:marTop w:val="0"/>
              <w:marBottom w:val="0"/>
              <w:divBdr>
                <w:top w:val="none" w:sz="0" w:space="0" w:color="auto"/>
                <w:left w:val="none" w:sz="0" w:space="0" w:color="auto"/>
                <w:bottom w:val="none" w:sz="0" w:space="0" w:color="auto"/>
                <w:right w:val="none" w:sz="0" w:space="0" w:color="auto"/>
              </w:divBdr>
            </w:div>
            <w:div w:id="1896234642">
              <w:marLeft w:val="0"/>
              <w:marRight w:val="0"/>
              <w:marTop w:val="0"/>
              <w:marBottom w:val="0"/>
              <w:divBdr>
                <w:top w:val="none" w:sz="0" w:space="0" w:color="auto"/>
                <w:left w:val="none" w:sz="0" w:space="0" w:color="auto"/>
                <w:bottom w:val="none" w:sz="0" w:space="0" w:color="auto"/>
                <w:right w:val="none" w:sz="0" w:space="0" w:color="auto"/>
              </w:divBdr>
            </w:div>
            <w:div w:id="20195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8572">
      <w:bodyDiv w:val="1"/>
      <w:marLeft w:val="0"/>
      <w:marRight w:val="0"/>
      <w:marTop w:val="0"/>
      <w:marBottom w:val="0"/>
      <w:divBdr>
        <w:top w:val="none" w:sz="0" w:space="0" w:color="auto"/>
        <w:left w:val="none" w:sz="0" w:space="0" w:color="auto"/>
        <w:bottom w:val="none" w:sz="0" w:space="0" w:color="auto"/>
        <w:right w:val="none" w:sz="0" w:space="0" w:color="auto"/>
      </w:divBdr>
      <w:divsChild>
        <w:div w:id="864485686">
          <w:marLeft w:val="0"/>
          <w:marRight w:val="0"/>
          <w:marTop w:val="0"/>
          <w:marBottom w:val="0"/>
          <w:divBdr>
            <w:top w:val="none" w:sz="0" w:space="0" w:color="auto"/>
            <w:left w:val="none" w:sz="0" w:space="0" w:color="auto"/>
            <w:bottom w:val="none" w:sz="0" w:space="0" w:color="auto"/>
            <w:right w:val="none" w:sz="0" w:space="0" w:color="auto"/>
          </w:divBdr>
          <w:divsChild>
            <w:div w:id="1556115673">
              <w:marLeft w:val="0"/>
              <w:marRight w:val="0"/>
              <w:marTop w:val="0"/>
              <w:marBottom w:val="0"/>
              <w:divBdr>
                <w:top w:val="none" w:sz="0" w:space="0" w:color="auto"/>
                <w:left w:val="none" w:sz="0" w:space="0" w:color="auto"/>
                <w:bottom w:val="none" w:sz="0" w:space="0" w:color="auto"/>
                <w:right w:val="none" w:sz="0" w:space="0" w:color="auto"/>
              </w:divBdr>
            </w:div>
            <w:div w:id="1489252290">
              <w:marLeft w:val="0"/>
              <w:marRight w:val="0"/>
              <w:marTop w:val="0"/>
              <w:marBottom w:val="0"/>
              <w:divBdr>
                <w:top w:val="none" w:sz="0" w:space="0" w:color="auto"/>
                <w:left w:val="none" w:sz="0" w:space="0" w:color="auto"/>
                <w:bottom w:val="none" w:sz="0" w:space="0" w:color="auto"/>
                <w:right w:val="none" w:sz="0" w:space="0" w:color="auto"/>
              </w:divBdr>
            </w:div>
            <w:div w:id="1039210641">
              <w:marLeft w:val="0"/>
              <w:marRight w:val="0"/>
              <w:marTop w:val="0"/>
              <w:marBottom w:val="0"/>
              <w:divBdr>
                <w:top w:val="none" w:sz="0" w:space="0" w:color="auto"/>
                <w:left w:val="none" w:sz="0" w:space="0" w:color="auto"/>
                <w:bottom w:val="none" w:sz="0" w:space="0" w:color="auto"/>
                <w:right w:val="none" w:sz="0" w:space="0" w:color="auto"/>
              </w:divBdr>
            </w:div>
            <w:div w:id="149102221">
              <w:marLeft w:val="0"/>
              <w:marRight w:val="0"/>
              <w:marTop w:val="0"/>
              <w:marBottom w:val="0"/>
              <w:divBdr>
                <w:top w:val="none" w:sz="0" w:space="0" w:color="auto"/>
                <w:left w:val="none" w:sz="0" w:space="0" w:color="auto"/>
                <w:bottom w:val="none" w:sz="0" w:space="0" w:color="auto"/>
                <w:right w:val="none" w:sz="0" w:space="0" w:color="auto"/>
              </w:divBdr>
            </w:div>
            <w:div w:id="549072216">
              <w:marLeft w:val="0"/>
              <w:marRight w:val="0"/>
              <w:marTop w:val="0"/>
              <w:marBottom w:val="0"/>
              <w:divBdr>
                <w:top w:val="none" w:sz="0" w:space="0" w:color="auto"/>
                <w:left w:val="none" w:sz="0" w:space="0" w:color="auto"/>
                <w:bottom w:val="none" w:sz="0" w:space="0" w:color="auto"/>
                <w:right w:val="none" w:sz="0" w:space="0" w:color="auto"/>
              </w:divBdr>
            </w:div>
            <w:div w:id="533274106">
              <w:marLeft w:val="0"/>
              <w:marRight w:val="0"/>
              <w:marTop w:val="0"/>
              <w:marBottom w:val="0"/>
              <w:divBdr>
                <w:top w:val="none" w:sz="0" w:space="0" w:color="auto"/>
                <w:left w:val="none" w:sz="0" w:space="0" w:color="auto"/>
                <w:bottom w:val="none" w:sz="0" w:space="0" w:color="auto"/>
                <w:right w:val="none" w:sz="0" w:space="0" w:color="auto"/>
              </w:divBdr>
            </w:div>
            <w:div w:id="120266730">
              <w:marLeft w:val="0"/>
              <w:marRight w:val="0"/>
              <w:marTop w:val="0"/>
              <w:marBottom w:val="0"/>
              <w:divBdr>
                <w:top w:val="none" w:sz="0" w:space="0" w:color="auto"/>
                <w:left w:val="none" w:sz="0" w:space="0" w:color="auto"/>
                <w:bottom w:val="none" w:sz="0" w:space="0" w:color="auto"/>
                <w:right w:val="none" w:sz="0" w:space="0" w:color="auto"/>
              </w:divBdr>
            </w:div>
            <w:div w:id="1404644076">
              <w:marLeft w:val="0"/>
              <w:marRight w:val="0"/>
              <w:marTop w:val="0"/>
              <w:marBottom w:val="0"/>
              <w:divBdr>
                <w:top w:val="none" w:sz="0" w:space="0" w:color="auto"/>
                <w:left w:val="none" w:sz="0" w:space="0" w:color="auto"/>
                <w:bottom w:val="none" w:sz="0" w:space="0" w:color="auto"/>
                <w:right w:val="none" w:sz="0" w:space="0" w:color="auto"/>
              </w:divBdr>
            </w:div>
            <w:div w:id="895243746">
              <w:marLeft w:val="0"/>
              <w:marRight w:val="0"/>
              <w:marTop w:val="0"/>
              <w:marBottom w:val="0"/>
              <w:divBdr>
                <w:top w:val="none" w:sz="0" w:space="0" w:color="auto"/>
                <w:left w:val="none" w:sz="0" w:space="0" w:color="auto"/>
                <w:bottom w:val="none" w:sz="0" w:space="0" w:color="auto"/>
                <w:right w:val="none" w:sz="0" w:space="0" w:color="auto"/>
              </w:divBdr>
            </w:div>
            <w:div w:id="18132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5655">
      <w:bodyDiv w:val="1"/>
      <w:marLeft w:val="0"/>
      <w:marRight w:val="0"/>
      <w:marTop w:val="0"/>
      <w:marBottom w:val="0"/>
      <w:divBdr>
        <w:top w:val="none" w:sz="0" w:space="0" w:color="auto"/>
        <w:left w:val="none" w:sz="0" w:space="0" w:color="auto"/>
        <w:bottom w:val="none" w:sz="0" w:space="0" w:color="auto"/>
        <w:right w:val="none" w:sz="0" w:space="0" w:color="auto"/>
      </w:divBdr>
      <w:divsChild>
        <w:div w:id="1430659744">
          <w:marLeft w:val="0"/>
          <w:marRight w:val="0"/>
          <w:marTop w:val="0"/>
          <w:marBottom w:val="0"/>
          <w:divBdr>
            <w:top w:val="none" w:sz="0" w:space="0" w:color="auto"/>
            <w:left w:val="none" w:sz="0" w:space="0" w:color="auto"/>
            <w:bottom w:val="none" w:sz="0" w:space="0" w:color="auto"/>
            <w:right w:val="none" w:sz="0" w:space="0" w:color="auto"/>
          </w:divBdr>
          <w:divsChild>
            <w:div w:id="308901779">
              <w:marLeft w:val="0"/>
              <w:marRight w:val="0"/>
              <w:marTop w:val="0"/>
              <w:marBottom w:val="0"/>
              <w:divBdr>
                <w:top w:val="none" w:sz="0" w:space="0" w:color="auto"/>
                <w:left w:val="none" w:sz="0" w:space="0" w:color="auto"/>
                <w:bottom w:val="none" w:sz="0" w:space="0" w:color="auto"/>
                <w:right w:val="none" w:sz="0" w:space="0" w:color="auto"/>
              </w:divBdr>
            </w:div>
            <w:div w:id="1866409301">
              <w:marLeft w:val="0"/>
              <w:marRight w:val="0"/>
              <w:marTop w:val="0"/>
              <w:marBottom w:val="0"/>
              <w:divBdr>
                <w:top w:val="none" w:sz="0" w:space="0" w:color="auto"/>
                <w:left w:val="none" w:sz="0" w:space="0" w:color="auto"/>
                <w:bottom w:val="none" w:sz="0" w:space="0" w:color="auto"/>
                <w:right w:val="none" w:sz="0" w:space="0" w:color="auto"/>
              </w:divBdr>
            </w:div>
            <w:div w:id="845242411">
              <w:marLeft w:val="0"/>
              <w:marRight w:val="0"/>
              <w:marTop w:val="0"/>
              <w:marBottom w:val="0"/>
              <w:divBdr>
                <w:top w:val="none" w:sz="0" w:space="0" w:color="auto"/>
                <w:left w:val="none" w:sz="0" w:space="0" w:color="auto"/>
                <w:bottom w:val="none" w:sz="0" w:space="0" w:color="auto"/>
                <w:right w:val="none" w:sz="0" w:space="0" w:color="auto"/>
              </w:divBdr>
            </w:div>
            <w:div w:id="2131698947">
              <w:marLeft w:val="0"/>
              <w:marRight w:val="0"/>
              <w:marTop w:val="0"/>
              <w:marBottom w:val="0"/>
              <w:divBdr>
                <w:top w:val="none" w:sz="0" w:space="0" w:color="auto"/>
                <w:left w:val="none" w:sz="0" w:space="0" w:color="auto"/>
                <w:bottom w:val="none" w:sz="0" w:space="0" w:color="auto"/>
                <w:right w:val="none" w:sz="0" w:space="0" w:color="auto"/>
              </w:divBdr>
            </w:div>
            <w:div w:id="2020542731">
              <w:marLeft w:val="0"/>
              <w:marRight w:val="0"/>
              <w:marTop w:val="0"/>
              <w:marBottom w:val="0"/>
              <w:divBdr>
                <w:top w:val="none" w:sz="0" w:space="0" w:color="auto"/>
                <w:left w:val="none" w:sz="0" w:space="0" w:color="auto"/>
                <w:bottom w:val="none" w:sz="0" w:space="0" w:color="auto"/>
                <w:right w:val="none" w:sz="0" w:space="0" w:color="auto"/>
              </w:divBdr>
            </w:div>
            <w:div w:id="2134445571">
              <w:marLeft w:val="0"/>
              <w:marRight w:val="0"/>
              <w:marTop w:val="0"/>
              <w:marBottom w:val="0"/>
              <w:divBdr>
                <w:top w:val="none" w:sz="0" w:space="0" w:color="auto"/>
                <w:left w:val="none" w:sz="0" w:space="0" w:color="auto"/>
                <w:bottom w:val="none" w:sz="0" w:space="0" w:color="auto"/>
                <w:right w:val="none" w:sz="0" w:space="0" w:color="auto"/>
              </w:divBdr>
            </w:div>
            <w:div w:id="162864341">
              <w:marLeft w:val="0"/>
              <w:marRight w:val="0"/>
              <w:marTop w:val="0"/>
              <w:marBottom w:val="0"/>
              <w:divBdr>
                <w:top w:val="none" w:sz="0" w:space="0" w:color="auto"/>
                <w:left w:val="none" w:sz="0" w:space="0" w:color="auto"/>
                <w:bottom w:val="none" w:sz="0" w:space="0" w:color="auto"/>
                <w:right w:val="none" w:sz="0" w:space="0" w:color="auto"/>
              </w:divBdr>
            </w:div>
            <w:div w:id="921453428">
              <w:marLeft w:val="0"/>
              <w:marRight w:val="0"/>
              <w:marTop w:val="0"/>
              <w:marBottom w:val="0"/>
              <w:divBdr>
                <w:top w:val="none" w:sz="0" w:space="0" w:color="auto"/>
                <w:left w:val="none" w:sz="0" w:space="0" w:color="auto"/>
                <w:bottom w:val="none" w:sz="0" w:space="0" w:color="auto"/>
                <w:right w:val="none" w:sz="0" w:space="0" w:color="auto"/>
              </w:divBdr>
            </w:div>
            <w:div w:id="1707562390">
              <w:marLeft w:val="0"/>
              <w:marRight w:val="0"/>
              <w:marTop w:val="0"/>
              <w:marBottom w:val="0"/>
              <w:divBdr>
                <w:top w:val="none" w:sz="0" w:space="0" w:color="auto"/>
                <w:left w:val="none" w:sz="0" w:space="0" w:color="auto"/>
                <w:bottom w:val="none" w:sz="0" w:space="0" w:color="auto"/>
                <w:right w:val="none" w:sz="0" w:space="0" w:color="auto"/>
              </w:divBdr>
            </w:div>
            <w:div w:id="2115245308">
              <w:marLeft w:val="0"/>
              <w:marRight w:val="0"/>
              <w:marTop w:val="0"/>
              <w:marBottom w:val="0"/>
              <w:divBdr>
                <w:top w:val="none" w:sz="0" w:space="0" w:color="auto"/>
                <w:left w:val="none" w:sz="0" w:space="0" w:color="auto"/>
                <w:bottom w:val="none" w:sz="0" w:space="0" w:color="auto"/>
                <w:right w:val="none" w:sz="0" w:space="0" w:color="auto"/>
              </w:divBdr>
            </w:div>
            <w:div w:id="611518948">
              <w:marLeft w:val="0"/>
              <w:marRight w:val="0"/>
              <w:marTop w:val="0"/>
              <w:marBottom w:val="0"/>
              <w:divBdr>
                <w:top w:val="none" w:sz="0" w:space="0" w:color="auto"/>
                <w:left w:val="none" w:sz="0" w:space="0" w:color="auto"/>
                <w:bottom w:val="none" w:sz="0" w:space="0" w:color="auto"/>
                <w:right w:val="none" w:sz="0" w:space="0" w:color="auto"/>
              </w:divBdr>
            </w:div>
            <w:div w:id="1746612119">
              <w:marLeft w:val="0"/>
              <w:marRight w:val="0"/>
              <w:marTop w:val="0"/>
              <w:marBottom w:val="0"/>
              <w:divBdr>
                <w:top w:val="none" w:sz="0" w:space="0" w:color="auto"/>
                <w:left w:val="none" w:sz="0" w:space="0" w:color="auto"/>
                <w:bottom w:val="none" w:sz="0" w:space="0" w:color="auto"/>
                <w:right w:val="none" w:sz="0" w:space="0" w:color="auto"/>
              </w:divBdr>
            </w:div>
            <w:div w:id="14916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2955">
      <w:bodyDiv w:val="1"/>
      <w:marLeft w:val="0"/>
      <w:marRight w:val="0"/>
      <w:marTop w:val="0"/>
      <w:marBottom w:val="0"/>
      <w:divBdr>
        <w:top w:val="none" w:sz="0" w:space="0" w:color="auto"/>
        <w:left w:val="none" w:sz="0" w:space="0" w:color="auto"/>
        <w:bottom w:val="none" w:sz="0" w:space="0" w:color="auto"/>
        <w:right w:val="none" w:sz="0" w:space="0" w:color="auto"/>
      </w:divBdr>
      <w:divsChild>
        <w:div w:id="504520210">
          <w:marLeft w:val="0"/>
          <w:marRight w:val="0"/>
          <w:marTop w:val="0"/>
          <w:marBottom w:val="0"/>
          <w:divBdr>
            <w:top w:val="single" w:sz="6" w:space="4" w:color="auto"/>
            <w:left w:val="single" w:sz="6" w:space="4" w:color="auto"/>
            <w:bottom w:val="single" w:sz="6" w:space="4" w:color="auto"/>
            <w:right w:val="single" w:sz="6" w:space="4" w:color="auto"/>
          </w:divBdr>
        </w:div>
      </w:divsChild>
    </w:div>
    <w:div w:id="1829246922">
      <w:bodyDiv w:val="1"/>
      <w:marLeft w:val="0"/>
      <w:marRight w:val="0"/>
      <w:marTop w:val="0"/>
      <w:marBottom w:val="0"/>
      <w:divBdr>
        <w:top w:val="none" w:sz="0" w:space="0" w:color="auto"/>
        <w:left w:val="none" w:sz="0" w:space="0" w:color="auto"/>
        <w:bottom w:val="none" w:sz="0" w:space="0" w:color="auto"/>
        <w:right w:val="none" w:sz="0" w:space="0" w:color="auto"/>
      </w:divBdr>
      <w:divsChild>
        <w:div w:id="1977685390">
          <w:marLeft w:val="0"/>
          <w:marRight w:val="0"/>
          <w:marTop w:val="0"/>
          <w:marBottom w:val="0"/>
          <w:divBdr>
            <w:top w:val="none" w:sz="0" w:space="0" w:color="auto"/>
            <w:left w:val="none" w:sz="0" w:space="0" w:color="auto"/>
            <w:bottom w:val="none" w:sz="0" w:space="0" w:color="auto"/>
            <w:right w:val="none" w:sz="0" w:space="0" w:color="auto"/>
          </w:divBdr>
          <w:divsChild>
            <w:div w:id="1921255563">
              <w:marLeft w:val="0"/>
              <w:marRight w:val="0"/>
              <w:marTop w:val="0"/>
              <w:marBottom w:val="0"/>
              <w:divBdr>
                <w:top w:val="none" w:sz="0" w:space="0" w:color="auto"/>
                <w:left w:val="none" w:sz="0" w:space="0" w:color="auto"/>
                <w:bottom w:val="none" w:sz="0" w:space="0" w:color="auto"/>
                <w:right w:val="none" w:sz="0" w:space="0" w:color="auto"/>
              </w:divBdr>
            </w:div>
            <w:div w:id="1081482828">
              <w:marLeft w:val="0"/>
              <w:marRight w:val="0"/>
              <w:marTop w:val="0"/>
              <w:marBottom w:val="0"/>
              <w:divBdr>
                <w:top w:val="none" w:sz="0" w:space="0" w:color="auto"/>
                <w:left w:val="none" w:sz="0" w:space="0" w:color="auto"/>
                <w:bottom w:val="none" w:sz="0" w:space="0" w:color="auto"/>
                <w:right w:val="none" w:sz="0" w:space="0" w:color="auto"/>
              </w:divBdr>
            </w:div>
            <w:div w:id="1256550394">
              <w:marLeft w:val="0"/>
              <w:marRight w:val="0"/>
              <w:marTop w:val="0"/>
              <w:marBottom w:val="0"/>
              <w:divBdr>
                <w:top w:val="none" w:sz="0" w:space="0" w:color="auto"/>
                <w:left w:val="none" w:sz="0" w:space="0" w:color="auto"/>
                <w:bottom w:val="none" w:sz="0" w:space="0" w:color="auto"/>
                <w:right w:val="none" w:sz="0" w:space="0" w:color="auto"/>
              </w:divBdr>
            </w:div>
            <w:div w:id="2020618726">
              <w:marLeft w:val="0"/>
              <w:marRight w:val="0"/>
              <w:marTop w:val="0"/>
              <w:marBottom w:val="0"/>
              <w:divBdr>
                <w:top w:val="none" w:sz="0" w:space="0" w:color="auto"/>
                <w:left w:val="none" w:sz="0" w:space="0" w:color="auto"/>
                <w:bottom w:val="none" w:sz="0" w:space="0" w:color="auto"/>
                <w:right w:val="none" w:sz="0" w:space="0" w:color="auto"/>
              </w:divBdr>
            </w:div>
            <w:div w:id="1710687631">
              <w:marLeft w:val="0"/>
              <w:marRight w:val="0"/>
              <w:marTop w:val="0"/>
              <w:marBottom w:val="0"/>
              <w:divBdr>
                <w:top w:val="none" w:sz="0" w:space="0" w:color="auto"/>
                <w:left w:val="none" w:sz="0" w:space="0" w:color="auto"/>
                <w:bottom w:val="none" w:sz="0" w:space="0" w:color="auto"/>
                <w:right w:val="none" w:sz="0" w:space="0" w:color="auto"/>
              </w:divBdr>
            </w:div>
            <w:div w:id="1363825357">
              <w:marLeft w:val="0"/>
              <w:marRight w:val="0"/>
              <w:marTop w:val="0"/>
              <w:marBottom w:val="0"/>
              <w:divBdr>
                <w:top w:val="none" w:sz="0" w:space="0" w:color="auto"/>
                <w:left w:val="none" w:sz="0" w:space="0" w:color="auto"/>
                <w:bottom w:val="none" w:sz="0" w:space="0" w:color="auto"/>
                <w:right w:val="none" w:sz="0" w:space="0" w:color="auto"/>
              </w:divBdr>
            </w:div>
            <w:div w:id="816339230">
              <w:marLeft w:val="0"/>
              <w:marRight w:val="0"/>
              <w:marTop w:val="0"/>
              <w:marBottom w:val="0"/>
              <w:divBdr>
                <w:top w:val="none" w:sz="0" w:space="0" w:color="auto"/>
                <w:left w:val="none" w:sz="0" w:space="0" w:color="auto"/>
                <w:bottom w:val="none" w:sz="0" w:space="0" w:color="auto"/>
                <w:right w:val="none" w:sz="0" w:space="0" w:color="auto"/>
              </w:divBdr>
            </w:div>
            <w:div w:id="1991053806">
              <w:marLeft w:val="0"/>
              <w:marRight w:val="0"/>
              <w:marTop w:val="0"/>
              <w:marBottom w:val="0"/>
              <w:divBdr>
                <w:top w:val="none" w:sz="0" w:space="0" w:color="auto"/>
                <w:left w:val="none" w:sz="0" w:space="0" w:color="auto"/>
                <w:bottom w:val="none" w:sz="0" w:space="0" w:color="auto"/>
                <w:right w:val="none" w:sz="0" w:space="0" w:color="auto"/>
              </w:divBdr>
            </w:div>
            <w:div w:id="1511263308">
              <w:marLeft w:val="0"/>
              <w:marRight w:val="0"/>
              <w:marTop w:val="0"/>
              <w:marBottom w:val="0"/>
              <w:divBdr>
                <w:top w:val="none" w:sz="0" w:space="0" w:color="auto"/>
                <w:left w:val="none" w:sz="0" w:space="0" w:color="auto"/>
                <w:bottom w:val="none" w:sz="0" w:space="0" w:color="auto"/>
                <w:right w:val="none" w:sz="0" w:space="0" w:color="auto"/>
              </w:divBdr>
            </w:div>
            <w:div w:id="1093087032">
              <w:marLeft w:val="0"/>
              <w:marRight w:val="0"/>
              <w:marTop w:val="0"/>
              <w:marBottom w:val="0"/>
              <w:divBdr>
                <w:top w:val="none" w:sz="0" w:space="0" w:color="auto"/>
                <w:left w:val="none" w:sz="0" w:space="0" w:color="auto"/>
                <w:bottom w:val="none" w:sz="0" w:space="0" w:color="auto"/>
                <w:right w:val="none" w:sz="0" w:space="0" w:color="auto"/>
              </w:divBdr>
            </w:div>
            <w:div w:id="448624447">
              <w:marLeft w:val="0"/>
              <w:marRight w:val="0"/>
              <w:marTop w:val="0"/>
              <w:marBottom w:val="0"/>
              <w:divBdr>
                <w:top w:val="none" w:sz="0" w:space="0" w:color="auto"/>
                <w:left w:val="none" w:sz="0" w:space="0" w:color="auto"/>
                <w:bottom w:val="none" w:sz="0" w:space="0" w:color="auto"/>
                <w:right w:val="none" w:sz="0" w:space="0" w:color="auto"/>
              </w:divBdr>
            </w:div>
            <w:div w:id="1722904595">
              <w:marLeft w:val="0"/>
              <w:marRight w:val="0"/>
              <w:marTop w:val="0"/>
              <w:marBottom w:val="0"/>
              <w:divBdr>
                <w:top w:val="none" w:sz="0" w:space="0" w:color="auto"/>
                <w:left w:val="none" w:sz="0" w:space="0" w:color="auto"/>
                <w:bottom w:val="none" w:sz="0" w:space="0" w:color="auto"/>
                <w:right w:val="none" w:sz="0" w:space="0" w:color="auto"/>
              </w:divBdr>
            </w:div>
            <w:div w:id="1140658653">
              <w:marLeft w:val="0"/>
              <w:marRight w:val="0"/>
              <w:marTop w:val="0"/>
              <w:marBottom w:val="0"/>
              <w:divBdr>
                <w:top w:val="none" w:sz="0" w:space="0" w:color="auto"/>
                <w:left w:val="none" w:sz="0" w:space="0" w:color="auto"/>
                <w:bottom w:val="none" w:sz="0" w:space="0" w:color="auto"/>
                <w:right w:val="none" w:sz="0" w:space="0" w:color="auto"/>
              </w:divBdr>
            </w:div>
            <w:div w:id="1186094364">
              <w:marLeft w:val="0"/>
              <w:marRight w:val="0"/>
              <w:marTop w:val="0"/>
              <w:marBottom w:val="0"/>
              <w:divBdr>
                <w:top w:val="none" w:sz="0" w:space="0" w:color="auto"/>
                <w:left w:val="none" w:sz="0" w:space="0" w:color="auto"/>
                <w:bottom w:val="none" w:sz="0" w:space="0" w:color="auto"/>
                <w:right w:val="none" w:sz="0" w:space="0" w:color="auto"/>
              </w:divBdr>
            </w:div>
            <w:div w:id="390542049">
              <w:marLeft w:val="0"/>
              <w:marRight w:val="0"/>
              <w:marTop w:val="0"/>
              <w:marBottom w:val="0"/>
              <w:divBdr>
                <w:top w:val="none" w:sz="0" w:space="0" w:color="auto"/>
                <w:left w:val="none" w:sz="0" w:space="0" w:color="auto"/>
                <w:bottom w:val="none" w:sz="0" w:space="0" w:color="auto"/>
                <w:right w:val="none" w:sz="0" w:space="0" w:color="auto"/>
              </w:divBdr>
            </w:div>
            <w:div w:id="1992367603">
              <w:marLeft w:val="0"/>
              <w:marRight w:val="0"/>
              <w:marTop w:val="0"/>
              <w:marBottom w:val="0"/>
              <w:divBdr>
                <w:top w:val="none" w:sz="0" w:space="0" w:color="auto"/>
                <w:left w:val="none" w:sz="0" w:space="0" w:color="auto"/>
                <w:bottom w:val="none" w:sz="0" w:space="0" w:color="auto"/>
                <w:right w:val="none" w:sz="0" w:space="0" w:color="auto"/>
              </w:divBdr>
            </w:div>
            <w:div w:id="141193836">
              <w:marLeft w:val="0"/>
              <w:marRight w:val="0"/>
              <w:marTop w:val="0"/>
              <w:marBottom w:val="0"/>
              <w:divBdr>
                <w:top w:val="none" w:sz="0" w:space="0" w:color="auto"/>
                <w:left w:val="none" w:sz="0" w:space="0" w:color="auto"/>
                <w:bottom w:val="none" w:sz="0" w:space="0" w:color="auto"/>
                <w:right w:val="none" w:sz="0" w:space="0" w:color="auto"/>
              </w:divBdr>
            </w:div>
            <w:div w:id="839203348">
              <w:marLeft w:val="0"/>
              <w:marRight w:val="0"/>
              <w:marTop w:val="0"/>
              <w:marBottom w:val="0"/>
              <w:divBdr>
                <w:top w:val="none" w:sz="0" w:space="0" w:color="auto"/>
                <w:left w:val="none" w:sz="0" w:space="0" w:color="auto"/>
                <w:bottom w:val="none" w:sz="0" w:space="0" w:color="auto"/>
                <w:right w:val="none" w:sz="0" w:space="0" w:color="auto"/>
              </w:divBdr>
            </w:div>
            <w:div w:id="612514757">
              <w:marLeft w:val="0"/>
              <w:marRight w:val="0"/>
              <w:marTop w:val="0"/>
              <w:marBottom w:val="0"/>
              <w:divBdr>
                <w:top w:val="none" w:sz="0" w:space="0" w:color="auto"/>
                <w:left w:val="none" w:sz="0" w:space="0" w:color="auto"/>
                <w:bottom w:val="none" w:sz="0" w:space="0" w:color="auto"/>
                <w:right w:val="none" w:sz="0" w:space="0" w:color="auto"/>
              </w:divBdr>
            </w:div>
            <w:div w:id="78915821">
              <w:marLeft w:val="0"/>
              <w:marRight w:val="0"/>
              <w:marTop w:val="0"/>
              <w:marBottom w:val="0"/>
              <w:divBdr>
                <w:top w:val="none" w:sz="0" w:space="0" w:color="auto"/>
                <w:left w:val="none" w:sz="0" w:space="0" w:color="auto"/>
                <w:bottom w:val="none" w:sz="0" w:space="0" w:color="auto"/>
                <w:right w:val="none" w:sz="0" w:space="0" w:color="auto"/>
              </w:divBdr>
            </w:div>
            <w:div w:id="629286485">
              <w:marLeft w:val="0"/>
              <w:marRight w:val="0"/>
              <w:marTop w:val="0"/>
              <w:marBottom w:val="0"/>
              <w:divBdr>
                <w:top w:val="none" w:sz="0" w:space="0" w:color="auto"/>
                <w:left w:val="none" w:sz="0" w:space="0" w:color="auto"/>
                <w:bottom w:val="none" w:sz="0" w:space="0" w:color="auto"/>
                <w:right w:val="none" w:sz="0" w:space="0" w:color="auto"/>
              </w:divBdr>
            </w:div>
            <w:div w:id="802846248">
              <w:marLeft w:val="0"/>
              <w:marRight w:val="0"/>
              <w:marTop w:val="0"/>
              <w:marBottom w:val="0"/>
              <w:divBdr>
                <w:top w:val="none" w:sz="0" w:space="0" w:color="auto"/>
                <w:left w:val="none" w:sz="0" w:space="0" w:color="auto"/>
                <w:bottom w:val="none" w:sz="0" w:space="0" w:color="auto"/>
                <w:right w:val="none" w:sz="0" w:space="0" w:color="auto"/>
              </w:divBdr>
            </w:div>
            <w:div w:id="2108573466">
              <w:marLeft w:val="0"/>
              <w:marRight w:val="0"/>
              <w:marTop w:val="0"/>
              <w:marBottom w:val="0"/>
              <w:divBdr>
                <w:top w:val="none" w:sz="0" w:space="0" w:color="auto"/>
                <w:left w:val="none" w:sz="0" w:space="0" w:color="auto"/>
                <w:bottom w:val="none" w:sz="0" w:space="0" w:color="auto"/>
                <w:right w:val="none" w:sz="0" w:space="0" w:color="auto"/>
              </w:divBdr>
            </w:div>
            <w:div w:id="1142622250">
              <w:marLeft w:val="0"/>
              <w:marRight w:val="0"/>
              <w:marTop w:val="0"/>
              <w:marBottom w:val="0"/>
              <w:divBdr>
                <w:top w:val="none" w:sz="0" w:space="0" w:color="auto"/>
                <w:left w:val="none" w:sz="0" w:space="0" w:color="auto"/>
                <w:bottom w:val="none" w:sz="0" w:space="0" w:color="auto"/>
                <w:right w:val="none" w:sz="0" w:space="0" w:color="auto"/>
              </w:divBdr>
            </w:div>
            <w:div w:id="771778555">
              <w:marLeft w:val="0"/>
              <w:marRight w:val="0"/>
              <w:marTop w:val="0"/>
              <w:marBottom w:val="0"/>
              <w:divBdr>
                <w:top w:val="none" w:sz="0" w:space="0" w:color="auto"/>
                <w:left w:val="none" w:sz="0" w:space="0" w:color="auto"/>
                <w:bottom w:val="none" w:sz="0" w:space="0" w:color="auto"/>
                <w:right w:val="none" w:sz="0" w:space="0" w:color="auto"/>
              </w:divBdr>
            </w:div>
            <w:div w:id="615907786">
              <w:marLeft w:val="0"/>
              <w:marRight w:val="0"/>
              <w:marTop w:val="0"/>
              <w:marBottom w:val="0"/>
              <w:divBdr>
                <w:top w:val="none" w:sz="0" w:space="0" w:color="auto"/>
                <w:left w:val="none" w:sz="0" w:space="0" w:color="auto"/>
                <w:bottom w:val="none" w:sz="0" w:space="0" w:color="auto"/>
                <w:right w:val="none" w:sz="0" w:space="0" w:color="auto"/>
              </w:divBdr>
            </w:div>
            <w:div w:id="463619758">
              <w:marLeft w:val="0"/>
              <w:marRight w:val="0"/>
              <w:marTop w:val="0"/>
              <w:marBottom w:val="0"/>
              <w:divBdr>
                <w:top w:val="none" w:sz="0" w:space="0" w:color="auto"/>
                <w:left w:val="none" w:sz="0" w:space="0" w:color="auto"/>
                <w:bottom w:val="none" w:sz="0" w:space="0" w:color="auto"/>
                <w:right w:val="none" w:sz="0" w:space="0" w:color="auto"/>
              </w:divBdr>
            </w:div>
            <w:div w:id="423065905">
              <w:marLeft w:val="0"/>
              <w:marRight w:val="0"/>
              <w:marTop w:val="0"/>
              <w:marBottom w:val="0"/>
              <w:divBdr>
                <w:top w:val="none" w:sz="0" w:space="0" w:color="auto"/>
                <w:left w:val="none" w:sz="0" w:space="0" w:color="auto"/>
                <w:bottom w:val="none" w:sz="0" w:space="0" w:color="auto"/>
                <w:right w:val="none" w:sz="0" w:space="0" w:color="auto"/>
              </w:divBdr>
            </w:div>
            <w:div w:id="1750076705">
              <w:marLeft w:val="0"/>
              <w:marRight w:val="0"/>
              <w:marTop w:val="0"/>
              <w:marBottom w:val="0"/>
              <w:divBdr>
                <w:top w:val="none" w:sz="0" w:space="0" w:color="auto"/>
                <w:left w:val="none" w:sz="0" w:space="0" w:color="auto"/>
                <w:bottom w:val="none" w:sz="0" w:space="0" w:color="auto"/>
                <w:right w:val="none" w:sz="0" w:space="0" w:color="auto"/>
              </w:divBdr>
            </w:div>
            <w:div w:id="721444569">
              <w:marLeft w:val="0"/>
              <w:marRight w:val="0"/>
              <w:marTop w:val="0"/>
              <w:marBottom w:val="0"/>
              <w:divBdr>
                <w:top w:val="none" w:sz="0" w:space="0" w:color="auto"/>
                <w:left w:val="none" w:sz="0" w:space="0" w:color="auto"/>
                <w:bottom w:val="none" w:sz="0" w:space="0" w:color="auto"/>
                <w:right w:val="none" w:sz="0" w:space="0" w:color="auto"/>
              </w:divBdr>
            </w:div>
            <w:div w:id="14439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3166">
      <w:bodyDiv w:val="1"/>
      <w:marLeft w:val="0"/>
      <w:marRight w:val="0"/>
      <w:marTop w:val="0"/>
      <w:marBottom w:val="0"/>
      <w:divBdr>
        <w:top w:val="none" w:sz="0" w:space="0" w:color="auto"/>
        <w:left w:val="none" w:sz="0" w:space="0" w:color="auto"/>
        <w:bottom w:val="none" w:sz="0" w:space="0" w:color="auto"/>
        <w:right w:val="none" w:sz="0" w:space="0" w:color="auto"/>
      </w:divBdr>
      <w:divsChild>
        <w:div w:id="426268150">
          <w:marLeft w:val="-300"/>
          <w:marRight w:val="-300"/>
          <w:marTop w:val="360"/>
          <w:marBottom w:val="360"/>
          <w:divBdr>
            <w:top w:val="none" w:sz="0" w:space="0" w:color="auto"/>
            <w:left w:val="none" w:sz="0" w:space="0" w:color="auto"/>
            <w:bottom w:val="none" w:sz="0" w:space="0" w:color="auto"/>
            <w:right w:val="none" w:sz="0" w:space="0" w:color="auto"/>
          </w:divBdr>
        </w:div>
      </w:divsChild>
    </w:div>
    <w:div w:id="1863664386">
      <w:bodyDiv w:val="1"/>
      <w:marLeft w:val="0"/>
      <w:marRight w:val="0"/>
      <w:marTop w:val="0"/>
      <w:marBottom w:val="0"/>
      <w:divBdr>
        <w:top w:val="none" w:sz="0" w:space="0" w:color="auto"/>
        <w:left w:val="none" w:sz="0" w:space="0" w:color="auto"/>
        <w:bottom w:val="none" w:sz="0" w:space="0" w:color="auto"/>
        <w:right w:val="none" w:sz="0" w:space="0" w:color="auto"/>
      </w:divBdr>
      <w:divsChild>
        <w:div w:id="1999259522">
          <w:marLeft w:val="0"/>
          <w:marRight w:val="0"/>
          <w:marTop w:val="0"/>
          <w:marBottom w:val="300"/>
          <w:divBdr>
            <w:top w:val="none" w:sz="0" w:space="0" w:color="auto"/>
            <w:left w:val="none" w:sz="0" w:space="0" w:color="auto"/>
            <w:bottom w:val="none" w:sz="0" w:space="0" w:color="auto"/>
            <w:right w:val="none" w:sz="0" w:space="0" w:color="auto"/>
          </w:divBdr>
          <w:divsChild>
            <w:div w:id="9987282">
              <w:marLeft w:val="0"/>
              <w:marRight w:val="0"/>
              <w:marTop w:val="0"/>
              <w:marBottom w:val="0"/>
              <w:divBdr>
                <w:top w:val="none" w:sz="0" w:space="0" w:color="auto"/>
                <w:left w:val="none" w:sz="0" w:space="0" w:color="auto"/>
                <w:bottom w:val="none" w:sz="0" w:space="0" w:color="auto"/>
                <w:right w:val="none" w:sz="0" w:space="0" w:color="auto"/>
              </w:divBdr>
              <w:divsChild>
                <w:div w:id="487719039">
                  <w:marLeft w:val="0"/>
                  <w:marRight w:val="0"/>
                  <w:marTop w:val="0"/>
                  <w:marBottom w:val="0"/>
                  <w:divBdr>
                    <w:top w:val="single" w:sz="6" w:space="0" w:color="DDDDDD"/>
                    <w:left w:val="single" w:sz="6" w:space="4" w:color="DDDDDD"/>
                    <w:bottom w:val="single" w:sz="6" w:space="0" w:color="DDDDDD"/>
                    <w:right w:val="single" w:sz="6" w:space="4" w:color="DDDDDD"/>
                  </w:divBdr>
                  <w:divsChild>
                    <w:div w:id="924077095">
                      <w:marLeft w:val="0"/>
                      <w:marRight w:val="0"/>
                      <w:marTop w:val="0"/>
                      <w:marBottom w:val="150"/>
                      <w:divBdr>
                        <w:top w:val="none" w:sz="0" w:space="0" w:color="auto"/>
                        <w:left w:val="none" w:sz="0" w:space="0" w:color="auto"/>
                        <w:bottom w:val="none" w:sz="0" w:space="0" w:color="auto"/>
                        <w:right w:val="none" w:sz="0" w:space="0" w:color="auto"/>
                      </w:divBdr>
                      <w:divsChild>
                        <w:div w:id="413670717">
                          <w:marLeft w:val="0"/>
                          <w:marRight w:val="0"/>
                          <w:marTop w:val="0"/>
                          <w:marBottom w:val="0"/>
                          <w:divBdr>
                            <w:top w:val="none" w:sz="0" w:space="0" w:color="auto"/>
                            <w:left w:val="none" w:sz="0" w:space="0" w:color="auto"/>
                            <w:bottom w:val="none" w:sz="0" w:space="0" w:color="auto"/>
                            <w:right w:val="none" w:sz="0" w:space="0" w:color="auto"/>
                          </w:divBdr>
                          <w:divsChild>
                            <w:div w:id="53433991">
                              <w:marLeft w:val="0"/>
                              <w:marRight w:val="0"/>
                              <w:marTop w:val="0"/>
                              <w:marBottom w:val="0"/>
                              <w:divBdr>
                                <w:top w:val="none" w:sz="0" w:space="0" w:color="auto"/>
                                <w:left w:val="none" w:sz="0" w:space="0" w:color="auto"/>
                                <w:bottom w:val="none" w:sz="0" w:space="0" w:color="auto"/>
                                <w:right w:val="none" w:sz="0" w:space="0" w:color="auto"/>
                              </w:divBdr>
                              <w:divsChild>
                                <w:div w:id="843593031">
                                  <w:marLeft w:val="0"/>
                                  <w:marRight w:val="0"/>
                                  <w:marTop w:val="0"/>
                                  <w:marBottom w:val="0"/>
                                  <w:divBdr>
                                    <w:top w:val="none" w:sz="0" w:space="0" w:color="auto"/>
                                    <w:left w:val="none" w:sz="0" w:space="0" w:color="auto"/>
                                    <w:bottom w:val="none" w:sz="0" w:space="0" w:color="auto"/>
                                    <w:right w:val="none" w:sz="0" w:space="0" w:color="auto"/>
                                  </w:divBdr>
                                  <w:divsChild>
                                    <w:div w:id="21242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0952111">
      <w:bodyDiv w:val="1"/>
      <w:marLeft w:val="0"/>
      <w:marRight w:val="0"/>
      <w:marTop w:val="0"/>
      <w:marBottom w:val="0"/>
      <w:divBdr>
        <w:top w:val="none" w:sz="0" w:space="0" w:color="auto"/>
        <w:left w:val="none" w:sz="0" w:space="0" w:color="auto"/>
        <w:bottom w:val="none" w:sz="0" w:space="0" w:color="auto"/>
        <w:right w:val="none" w:sz="0" w:space="0" w:color="auto"/>
      </w:divBdr>
      <w:divsChild>
        <w:div w:id="1861122917">
          <w:marLeft w:val="-300"/>
          <w:marRight w:val="-300"/>
          <w:marTop w:val="360"/>
          <w:marBottom w:val="360"/>
          <w:divBdr>
            <w:top w:val="none" w:sz="0" w:space="0" w:color="auto"/>
            <w:left w:val="none" w:sz="0" w:space="0" w:color="auto"/>
            <w:bottom w:val="none" w:sz="0" w:space="0" w:color="auto"/>
            <w:right w:val="none" w:sz="0" w:space="0" w:color="auto"/>
          </w:divBdr>
        </w:div>
      </w:divsChild>
    </w:div>
    <w:div w:id="1908032253">
      <w:bodyDiv w:val="1"/>
      <w:marLeft w:val="0"/>
      <w:marRight w:val="0"/>
      <w:marTop w:val="0"/>
      <w:marBottom w:val="0"/>
      <w:divBdr>
        <w:top w:val="none" w:sz="0" w:space="0" w:color="auto"/>
        <w:left w:val="none" w:sz="0" w:space="0" w:color="auto"/>
        <w:bottom w:val="none" w:sz="0" w:space="0" w:color="auto"/>
        <w:right w:val="none" w:sz="0" w:space="0" w:color="auto"/>
      </w:divBdr>
    </w:div>
    <w:div w:id="1918439627">
      <w:bodyDiv w:val="1"/>
      <w:marLeft w:val="0"/>
      <w:marRight w:val="0"/>
      <w:marTop w:val="0"/>
      <w:marBottom w:val="0"/>
      <w:divBdr>
        <w:top w:val="none" w:sz="0" w:space="0" w:color="auto"/>
        <w:left w:val="none" w:sz="0" w:space="0" w:color="auto"/>
        <w:bottom w:val="none" w:sz="0" w:space="0" w:color="auto"/>
        <w:right w:val="none" w:sz="0" w:space="0" w:color="auto"/>
      </w:divBdr>
      <w:divsChild>
        <w:div w:id="1417625941">
          <w:marLeft w:val="-300"/>
          <w:marRight w:val="-300"/>
          <w:marTop w:val="360"/>
          <w:marBottom w:val="360"/>
          <w:divBdr>
            <w:top w:val="none" w:sz="0" w:space="0" w:color="auto"/>
            <w:left w:val="none" w:sz="0" w:space="0" w:color="auto"/>
            <w:bottom w:val="none" w:sz="0" w:space="0" w:color="auto"/>
            <w:right w:val="none" w:sz="0" w:space="0" w:color="auto"/>
          </w:divBdr>
        </w:div>
      </w:divsChild>
    </w:div>
    <w:div w:id="1921909236">
      <w:bodyDiv w:val="1"/>
      <w:marLeft w:val="0"/>
      <w:marRight w:val="0"/>
      <w:marTop w:val="0"/>
      <w:marBottom w:val="0"/>
      <w:divBdr>
        <w:top w:val="none" w:sz="0" w:space="0" w:color="auto"/>
        <w:left w:val="none" w:sz="0" w:space="0" w:color="auto"/>
        <w:bottom w:val="none" w:sz="0" w:space="0" w:color="auto"/>
        <w:right w:val="none" w:sz="0" w:space="0" w:color="auto"/>
      </w:divBdr>
      <w:divsChild>
        <w:div w:id="783963091">
          <w:marLeft w:val="0"/>
          <w:marRight w:val="0"/>
          <w:marTop w:val="0"/>
          <w:marBottom w:val="0"/>
          <w:divBdr>
            <w:top w:val="none" w:sz="0" w:space="0" w:color="auto"/>
            <w:left w:val="none" w:sz="0" w:space="0" w:color="auto"/>
            <w:bottom w:val="none" w:sz="0" w:space="0" w:color="auto"/>
            <w:right w:val="none" w:sz="0" w:space="0" w:color="auto"/>
          </w:divBdr>
          <w:divsChild>
            <w:div w:id="852115293">
              <w:marLeft w:val="0"/>
              <w:marRight w:val="0"/>
              <w:marTop w:val="0"/>
              <w:marBottom w:val="0"/>
              <w:divBdr>
                <w:top w:val="none" w:sz="0" w:space="0" w:color="auto"/>
                <w:left w:val="none" w:sz="0" w:space="0" w:color="auto"/>
                <w:bottom w:val="none" w:sz="0" w:space="0" w:color="auto"/>
                <w:right w:val="none" w:sz="0" w:space="0" w:color="auto"/>
              </w:divBdr>
            </w:div>
            <w:div w:id="1682320635">
              <w:marLeft w:val="0"/>
              <w:marRight w:val="0"/>
              <w:marTop w:val="0"/>
              <w:marBottom w:val="0"/>
              <w:divBdr>
                <w:top w:val="none" w:sz="0" w:space="0" w:color="auto"/>
                <w:left w:val="none" w:sz="0" w:space="0" w:color="auto"/>
                <w:bottom w:val="none" w:sz="0" w:space="0" w:color="auto"/>
                <w:right w:val="none" w:sz="0" w:space="0" w:color="auto"/>
              </w:divBdr>
            </w:div>
            <w:div w:id="842548227">
              <w:marLeft w:val="0"/>
              <w:marRight w:val="0"/>
              <w:marTop w:val="0"/>
              <w:marBottom w:val="0"/>
              <w:divBdr>
                <w:top w:val="none" w:sz="0" w:space="0" w:color="auto"/>
                <w:left w:val="none" w:sz="0" w:space="0" w:color="auto"/>
                <w:bottom w:val="none" w:sz="0" w:space="0" w:color="auto"/>
                <w:right w:val="none" w:sz="0" w:space="0" w:color="auto"/>
              </w:divBdr>
            </w:div>
            <w:div w:id="967324729">
              <w:marLeft w:val="0"/>
              <w:marRight w:val="0"/>
              <w:marTop w:val="0"/>
              <w:marBottom w:val="0"/>
              <w:divBdr>
                <w:top w:val="none" w:sz="0" w:space="0" w:color="auto"/>
                <w:left w:val="none" w:sz="0" w:space="0" w:color="auto"/>
                <w:bottom w:val="none" w:sz="0" w:space="0" w:color="auto"/>
                <w:right w:val="none" w:sz="0" w:space="0" w:color="auto"/>
              </w:divBdr>
            </w:div>
            <w:div w:id="1985428152">
              <w:marLeft w:val="0"/>
              <w:marRight w:val="0"/>
              <w:marTop w:val="0"/>
              <w:marBottom w:val="0"/>
              <w:divBdr>
                <w:top w:val="none" w:sz="0" w:space="0" w:color="auto"/>
                <w:left w:val="none" w:sz="0" w:space="0" w:color="auto"/>
                <w:bottom w:val="none" w:sz="0" w:space="0" w:color="auto"/>
                <w:right w:val="none" w:sz="0" w:space="0" w:color="auto"/>
              </w:divBdr>
            </w:div>
            <w:div w:id="1241335136">
              <w:marLeft w:val="0"/>
              <w:marRight w:val="0"/>
              <w:marTop w:val="0"/>
              <w:marBottom w:val="0"/>
              <w:divBdr>
                <w:top w:val="none" w:sz="0" w:space="0" w:color="auto"/>
                <w:left w:val="none" w:sz="0" w:space="0" w:color="auto"/>
                <w:bottom w:val="none" w:sz="0" w:space="0" w:color="auto"/>
                <w:right w:val="none" w:sz="0" w:space="0" w:color="auto"/>
              </w:divBdr>
            </w:div>
            <w:div w:id="229735693">
              <w:marLeft w:val="0"/>
              <w:marRight w:val="0"/>
              <w:marTop w:val="0"/>
              <w:marBottom w:val="0"/>
              <w:divBdr>
                <w:top w:val="none" w:sz="0" w:space="0" w:color="auto"/>
                <w:left w:val="none" w:sz="0" w:space="0" w:color="auto"/>
                <w:bottom w:val="none" w:sz="0" w:space="0" w:color="auto"/>
                <w:right w:val="none" w:sz="0" w:space="0" w:color="auto"/>
              </w:divBdr>
            </w:div>
            <w:div w:id="2131779886">
              <w:marLeft w:val="0"/>
              <w:marRight w:val="0"/>
              <w:marTop w:val="0"/>
              <w:marBottom w:val="0"/>
              <w:divBdr>
                <w:top w:val="none" w:sz="0" w:space="0" w:color="auto"/>
                <w:left w:val="none" w:sz="0" w:space="0" w:color="auto"/>
                <w:bottom w:val="none" w:sz="0" w:space="0" w:color="auto"/>
                <w:right w:val="none" w:sz="0" w:space="0" w:color="auto"/>
              </w:divBdr>
            </w:div>
            <w:div w:id="885799015">
              <w:marLeft w:val="0"/>
              <w:marRight w:val="0"/>
              <w:marTop w:val="0"/>
              <w:marBottom w:val="0"/>
              <w:divBdr>
                <w:top w:val="none" w:sz="0" w:space="0" w:color="auto"/>
                <w:left w:val="none" w:sz="0" w:space="0" w:color="auto"/>
                <w:bottom w:val="none" w:sz="0" w:space="0" w:color="auto"/>
                <w:right w:val="none" w:sz="0" w:space="0" w:color="auto"/>
              </w:divBdr>
            </w:div>
            <w:div w:id="1427919922">
              <w:marLeft w:val="0"/>
              <w:marRight w:val="0"/>
              <w:marTop w:val="0"/>
              <w:marBottom w:val="0"/>
              <w:divBdr>
                <w:top w:val="none" w:sz="0" w:space="0" w:color="auto"/>
                <w:left w:val="none" w:sz="0" w:space="0" w:color="auto"/>
                <w:bottom w:val="none" w:sz="0" w:space="0" w:color="auto"/>
                <w:right w:val="none" w:sz="0" w:space="0" w:color="auto"/>
              </w:divBdr>
            </w:div>
            <w:div w:id="527721994">
              <w:marLeft w:val="0"/>
              <w:marRight w:val="0"/>
              <w:marTop w:val="0"/>
              <w:marBottom w:val="0"/>
              <w:divBdr>
                <w:top w:val="none" w:sz="0" w:space="0" w:color="auto"/>
                <w:left w:val="none" w:sz="0" w:space="0" w:color="auto"/>
                <w:bottom w:val="none" w:sz="0" w:space="0" w:color="auto"/>
                <w:right w:val="none" w:sz="0" w:space="0" w:color="auto"/>
              </w:divBdr>
            </w:div>
            <w:div w:id="627668699">
              <w:marLeft w:val="0"/>
              <w:marRight w:val="0"/>
              <w:marTop w:val="0"/>
              <w:marBottom w:val="0"/>
              <w:divBdr>
                <w:top w:val="none" w:sz="0" w:space="0" w:color="auto"/>
                <w:left w:val="none" w:sz="0" w:space="0" w:color="auto"/>
                <w:bottom w:val="none" w:sz="0" w:space="0" w:color="auto"/>
                <w:right w:val="none" w:sz="0" w:space="0" w:color="auto"/>
              </w:divBdr>
            </w:div>
            <w:div w:id="1668509356">
              <w:marLeft w:val="0"/>
              <w:marRight w:val="0"/>
              <w:marTop w:val="0"/>
              <w:marBottom w:val="0"/>
              <w:divBdr>
                <w:top w:val="none" w:sz="0" w:space="0" w:color="auto"/>
                <w:left w:val="none" w:sz="0" w:space="0" w:color="auto"/>
                <w:bottom w:val="none" w:sz="0" w:space="0" w:color="auto"/>
                <w:right w:val="none" w:sz="0" w:space="0" w:color="auto"/>
              </w:divBdr>
            </w:div>
            <w:div w:id="14886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1985">
      <w:bodyDiv w:val="1"/>
      <w:marLeft w:val="0"/>
      <w:marRight w:val="0"/>
      <w:marTop w:val="0"/>
      <w:marBottom w:val="0"/>
      <w:divBdr>
        <w:top w:val="none" w:sz="0" w:space="0" w:color="auto"/>
        <w:left w:val="none" w:sz="0" w:space="0" w:color="auto"/>
        <w:bottom w:val="none" w:sz="0" w:space="0" w:color="auto"/>
        <w:right w:val="none" w:sz="0" w:space="0" w:color="auto"/>
      </w:divBdr>
      <w:divsChild>
        <w:div w:id="301817075">
          <w:marLeft w:val="0"/>
          <w:marRight w:val="0"/>
          <w:marTop w:val="0"/>
          <w:marBottom w:val="0"/>
          <w:divBdr>
            <w:top w:val="none" w:sz="0" w:space="0" w:color="auto"/>
            <w:left w:val="none" w:sz="0" w:space="0" w:color="auto"/>
            <w:bottom w:val="none" w:sz="0" w:space="0" w:color="auto"/>
            <w:right w:val="none" w:sz="0" w:space="0" w:color="auto"/>
          </w:divBdr>
          <w:divsChild>
            <w:div w:id="2057504703">
              <w:marLeft w:val="0"/>
              <w:marRight w:val="0"/>
              <w:marTop w:val="0"/>
              <w:marBottom w:val="0"/>
              <w:divBdr>
                <w:top w:val="none" w:sz="0" w:space="0" w:color="auto"/>
                <w:left w:val="none" w:sz="0" w:space="0" w:color="auto"/>
                <w:bottom w:val="none" w:sz="0" w:space="0" w:color="auto"/>
                <w:right w:val="none" w:sz="0" w:space="0" w:color="auto"/>
              </w:divBdr>
            </w:div>
            <w:div w:id="855801658">
              <w:marLeft w:val="0"/>
              <w:marRight w:val="0"/>
              <w:marTop w:val="0"/>
              <w:marBottom w:val="0"/>
              <w:divBdr>
                <w:top w:val="none" w:sz="0" w:space="0" w:color="auto"/>
                <w:left w:val="none" w:sz="0" w:space="0" w:color="auto"/>
                <w:bottom w:val="none" w:sz="0" w:space="0" w:color="auto"/>
                <w:right w:val="none" w:sz="0" w:space="0" w:color="auto"/>
              </w:divBdr>
            </w:div>
            <w:div w:id="2101487791">
              <w:marLeft w:val="0"/>
              <w:marRight w:val="0"/>
              <w:marTop w:val="0"/>
              <w:marBottom w:val="0"/>
              <w:divBdr>
                <w:top w:val="none" w:sz="0" w:space="0" w:color="auto"/>
                <w:left w:val="none" w:sz="0" w:space="0" w:color="auto"/>
                <w:bottom w:val="none" w:sz="0" w:space="0" w:color="auto"/>
                <w:right w:val="none" w:sz="0" w:space="0" w:color="auto"/>
              </w:divBdr>
            </w:div>
            <w:div w:id="1121025532">
              <w:marLeft w:val="0"/>
              <w:marRight w:val="0"/>
              <w:marTop w:val="0"/>
              <w:marBottom w:val="0"/>
              <w:divBdr>
                <w:top w:val="none" w:sz="0" w:space="0" w:color="auto"/>
                <w:left w:val="none" w:sz="0" w:space="0" w:color="auto"/>
                <w:bottom w:val="none" w:sz="0" w:space="0" w:color="auto"/>
                <w:right w:val="none" w:sz="0" w:space="0" w:color="auto"/>
              </w:divBdr>
            </w:div>
            <w:div w:id="1348404120">
              <w:marLeft w:val="0"/>
              <w:marRight w:val="0"/>
              <w:marTop w:val="0"/>
              <w:marBottom w:val="0"/>
              <w:divBdr>
                <w:top w:val="none" w:sz="0" w:space="0" w:color="auto"/>
                <w:left w:val="none" w:sz="0" w:space="0" w:color="auto"/>
                <w:bottom w:val="none" w:sz="0" w:space="0" w:color="auto"/>
                <w:right w:val="none" w:sz="0" w:space="0" w:color="auto"/>
              </w:divBdr>
            </w:div>
            <w:div w:id="1723401955">
              <w:marLeft w:val="0"/>
              <w:marRight w:val="0"/>
              <w:marTop w:val="0"/>
              <w:marBottom w:val="0"/>
              <w:divBdr>
                <w:top w:val="none" w:sz="0" w:space="0" w:color="auto"/>
                <w:left w:val="none" w:sz="0" w:space="0" w:color="auto"/>
                <w:bottom w:val="none" w:sz="0" w:space="0" w:color="auto"/>
                <w:right w:val="none" w:sz="0" w:space="0" w:color="auto"/>
              </w:divBdr>
            </w:div>
            <w:div w:id="1214003711">
              <w:marLeft w:val="0"/>
              <w:marRight w:val="0"/>
              <w:marTop w:val="0"/>
              <w:marBottom w:val="0"/>
              <w:divBdr>
                <w:top w:val="none" w:sz="0" w:space="0" w:color="auto"/>
                <w:left w:val="none" w:sz="0" w:space="0" w:color="auto"/>
                <w:bottom w:val="none" w:sz="0" w:space="0" w:color="auto"/>
                <w:right w:val="none" w:sz="0" w:space="0" w:color="auto"/>
              </w:divBdr>
            </w:div>
            <w:div w:id="1940139528">
              <w:marLeft w:val="0"/>
              <w:marRight w:val="0"/>
              <w:marTop w:val="0"/>
              <w:marBottom w:val="0"/>
              <w:divBdr>
                <w:top w:val="none" w:sz="0" w:space="0" w:color="auto"/>
                <w:left w:val="none" w:sz="0" w:space="0" w:color="auto"/>
                <w:bottom w:val="none" w:sz="0" w:space="0" w:color="auto"/>
                <w:right w:val="none" w:sz="0" w:space="0" w:color="auto"/>
              </w:divBdr>
            </w:div>
            <w:div w:id="1829904382">
              <w:marLeft w:val="0"/>
              <w:marRight w:val="0"/>
              <w:marTop w:val="0"/>
              <w:marBottom w:val="0"/>
              <w:divBdr>
                <w:top w:val="none" w:sz="0" w:space="0" w:color="auto"/>
                <w:left w:val="none" w:sz="0" w:space="0" w:color="auto"/>
                <w:bottom w:val="none" w:sz="0" w:space="0" w:color="auto"/>
                <w:right w:val="none" w:sz="0" w:space="0" w:color="auto"/>
              </w:divBdr>
            </w:div>
            <w:div w:id="1617177525">
              <w:marLeft w:val="0"/>
              <w:marRight w:val="0"/>
              <w:marTop w:val="0"/>
              <w:marBottom w:val="0"/>
              <w:divBdr>
                <w:top w:val="none" w:sz="0" w:space="0" w:color="auto"/>
                <w:left w:val="none" w:sz="0" w:space="0" w:color="auto"/>
                <w:bottom w:val="none" w:sz="0" w:space="0" w:color="auto"/>
                <w:right w:val="none" w:sz="0" w:space="0" w:color="auto"/>
              </w:divBdr>
            </w:div>
            <w:div w:id="1110129446">
              <w:marLeft w:val="0"/>
              <w:marRight w:val="0"/>
              <w:marTop w:val="0"/>
              <w:marBottom w:val="0"/>
              <w:divBdr>
                <w:top w:val="none" w:sz="0" w:space="0" w:color="auto"/>
                <w:left w:val="none" w:sz="0" w:space="0" w:color="auto"/>
                <w:bottom w:val="none" w:sz="0" w:space="0" w:color="auto"/>
                <w:right w:val="none" w:sz="0" w:space="0" w:color="auto"/>
              </w:divBdr>
            </w:div>
            <w:div w:id="682165023">
              <w:marLeft w:val="0"/>
              <w:marRight w:val="0"/>
              <w:marTop w:val="0"/>
              <w:marBottom w:val="0"/>
              <w:divBdr>
                <w:top w:val="none" w:sz="0" w:space="0" w:color="auto"/>
                <w:left w:val="none" w:sz="0" w:space="0" w:color="auto"/>
                <w:bottom w:val="none" w:sz="0" w:space="0" w:color="auto"/>
                <w:right w:val="none" w:sz="0" w:space="0" w:color="auto"/>
              </w:divBdr>
            </w:div>
            <w:div w:id="1196848014">
              <w:marLeft w:val="0"/>
              <w:marRight w:val="0"/>
              <w:marTop w:val="0"/>
              <w:marBottom w:val="0"/>
              <w:divBdr>
                <w:top w:val="none" w:sz="0" w:space="0" w:color="auto"/>
                <w:left w:val="none" w:sz="0" w:space="0" w:color="auto"/>
                <w:bottom w:val="none" w:sz="0" w:space="0" w:color="auto"/>
                <w:right w:val="none" w:sz="0" w:space="0" w:color="auto"/>
              </w:divBdr>
            </w:div>
            <w:div w:id="1201940241">
              <w:marLeft w:val="0"/>
              <w:marRight w:val="0"/>
              <w:marTop w:val="0"/>
              <w:marBottom w:val="0"/>
              <w:divBdr>
                <w:top w:val="none" w:sz="0" w:space="0" w:color="auto"/>
                <w:left w:val="none" w:sz="0" w:space="0" w:color="auto"/>
                <w:bottom w:val="none" w:sz="0" w:space="0" w:color="auto"/>
                <w:right w:val="none" w:sz="0" w:space="0" w:color="auto"/>
              </w:divBdr>
            </w:div>
            <w:div w:id="944579443">
              <w:marLeft w:val="0"/>
              <w:marRight w:val="0"/>
              <w:marTop w:val="0"/>
              <w:marBottom w:val="0"/>
              <w:divBdr>
                <w:top w:val="none" w:sz="0" w:space="0" w:color="auto"/>
                <w:left w:val="none" w:sz="0" w:space="0" w:color="auto"/>
                <w:bottom w:val="none" w:sz="0" w:space="0" w:color="auto"/>
                <w:right w:val="none" w:sz="0" w:space="0" w:color="auto"/>
              </w:divBdr>
            </w:div>
            <w:div w:id="1933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5274">
      <w:bodyDiv w:val="1"/>
      <w:marLeft w:val="0"/>
      <w:marRight w:val="0"/>
      <w:marTop w:val="0"/>
      <w:marBottom w:val="0"/>
      <w:divBdr>
        <w:top w:val="none" w:sz="0" w:space="0" w:color="auto"/>
        <w:left w:val="none" w:sz="0" w:space="0" w:color="auto"/>
        <w:bottom w:val="none" w:sz="0" w:space="0" w:color="auto"/>
        <w:right w:val="none" w:sz="0" w:space="0" w:color="auto"/>
      </w:divBdr>
    </w:div>
    <w:div w:id="2042239988">
      <w:bodyDiv w:val="1"/>
      <w:marLeft w:val="0"/>
      <w:marRight w:val="0"/>
      <w:marTop w:val="0"/>
      <w:marBottom w:val="0"/>
      <w:divBdr>
        <w:top w:val="none" w:sz="0" w:space="0" w:color="auto"/>
        <w:left w:val="none" w:sz="0" w:space="0" w:color="auto"/>
        <w:bottom w:val="none" w:sz="0" w:space="0" w:color="auto"/>
        <w:right w:val="none" w:sz="0" w:space="0" w:color="auto"/>
      </w:divBdr>
      <w:divsChild>
        <w:div w:id="1570919353">
          <w:marLeft w:val="0"/>
          <w:marRight w:val="0"/>
          <w:marTop w:val="0"/>
          <w:marBottom w:val="0"/>
          <w:divBdr>
            <w:top w:val="single" w:sz="6" w:space="4" w:color="auto"/>
            <w:left w:val="single" w:sz="6" w:space="4" w:color="auto"/>
            <w:bottom w:val="single" w:sz="6" w:space="4" w:color="auto"/>
            <w:right w:val="single" w:sz="6" w:space="4" w:color="auto"/>
          </w:divBdr>
        </w:div>
      </w:divsChild>
    </w:div>
    <w:div w:id="2082019055">
      <w:bodyDiv w:val="1"/>
      <w:marLeft w:val="0"/>
      <w:marRight w:val="0"/>
      <w:marTop w:val="0"/>
      <w:marBottom w:val="0"/>
      <w:divBdr>
        <w:top w:val="none" w:sz="0" w:space="0" w:color="auto"/>
        <w:left w:val="none" w:sz="0" w:space="0" w:color="auto"/>
        <w:bottom w:val="none" w:sz="0" w:space="0" w:color="auto"/>
        <w:right w:val="none" w:sz="0" w:space="0" w:color="auto"/>
      </w:divBdr>
      <w:divsChild>
        <w:div w:id="1048653006">
          <w:marLeft w:val="0"/>
          <w:marRight w:val="0"/>
          <w:marTop w:val="0"/>
          <w:marBottom w:val="0"/>
          <w:divBdr>
            <w:top w:val="none" w:sz="0" w:space="0" w:color="auto"/>
            <w:left w:val="none" w:sz="0" w:space="0" w:color="auto"/>
            <w:bottom w:val="none" w:sz="0" w:space="0" w:color="auto"/>
            <w:right w:val="none" w:sz="0" w:space="0" w:color="auto"/>
          </w:divBdr>
          <w:divsChild>
            <w:div w:id="1158611528">
              <w:marLeft w:val="0"/>
              <w:marRight w:val="0"/>
              <w:marTop w:val="0"/>
              <w:marBottom w:val="0"/>
              <w:divBdr>
                <w:top w:val="none" w:sz="0" w:space="0" w:color="auto"/>
                <w:left w:val="none" w:sz="0" w:space="0" w:color="auto"/>
                <w:bottom w:val="none" w:sz="0" w:space="0" w:color="auto"/>
                <w:right w:val="none" w:sz="0" w:space="0" w:color="auto"/>
              </w:divBdr>
            </w:div>
            <w:div w:id="257831042">
              <w:marLeft w:val="0"/>
              <w:marRight w:val="0"/>
              <w:marTop w:val="0"/>
              <w:marBottom w:val="0"/>
              <w:divBdr>
                <w:top w:val="none" w:sz="0" w:space="0" w:color="auto"/>
                <w:left w:val="none" w:sz="0" w:space="0" w:color="auto"/>
                <w:bottom w:val="none" w:sz="0" w:space="0" w:color="auto"/>
                <w:right w:val="none" w:sz="0" w:space="0" w:color="auto"/>
              </w:divBdr>
            </w:div>
            <w:div w:id="1992174889">
              <w:marLeft w:val="0"/>
              <w:marRight w:val="0"/>
              <w:marTop w:val="0"/>
              <w:marBottom w:val="0"/>
              <w:divBdr>
                <w:top w:val="none" w:sz="0" w:space="0" w:color="auto"/>
                <w:left w:val="none" w:sz="0" w:space="0" w:color="auto"/>
                <w:bottom w:val="none" w:sz="0" w:space="0" w:color="auto"/>
                <w:right w:val="none" w:sz="0" w:space="0" w:color="auto"/>
              </w:divBdr>
            </w:div>
            <w:div w:id="571619279">
              <w:marLeft w:val="0"/>
              <w:marRight w:val="0"/>
              <w:marTop w:val="0"/>
              <w:marBottom w:val="0"/>
              <w:divBdr>
                <w:top w:val="none" w:sz="0" w:space="0" w:color="auto"/>
                <w:left w:val="none" w:sz="0" w:space="0" w:color="auto"/>
                <w:bottom w:val="none" w:sz="0" w:space="0" w:color="auto"/>
                <w:right w:val="none" w:sz="0" w:space="0" w:color="auto"/>
              </w:divBdr>
            </w:div>
            <w:div w:id="108473175">
              <w:marLeft w:val="0"/>
              <w:marRight w:val="0"/>
              <w:marTop w:val="0"/>
              <w:marBottom w:val="0"/>
              <w:divBdr>
                <w:top w:val="none" w:sz="0" w:space="0" w:color="auto"/>
                <w:left w:val="none" w:sz="0" w:space="0" w:color="auto"/>
                <w:bottom w:val="none" w:sz="0" w:space="0" w:color="auto"/>
                <w:right w:val="none" w:sz="0" w:space="0" w:color="auto"/>
              </w:divBdr>
            </w:div>
            <w:div w:id="1325816216">
              <w:marLeft w:val="0"/>
              <w:marRight w:val="0"/>
              <w:marTop w:val="0"/>
              <w:marBottom w:val="0"/>
              <w:divBdr>
                <w:top w:val="none" w:sz="0" w:space="0" w:color="auto"/>
                <w:left w:val="none" w:sz="0" w:space="0" w:color="auto"/>
                <w:bottom w:val="none" w:sz="0" w:space="0" w:color="auto"/>
                <w:right w:val="none" w:sz="0" w:space="0" w:color="auto"/>
              </w:divBdr>
            </w:div>
            <w:div w:id="1110970474">
              <w:marLeft w:val="0"/>
              <w:marRight w:val="0"/>
              <w:marTop w:val="0"/>
              <w:marBottom w:val="0"/>
              <w:divBdr>
                <w:top w:val="none" w:sz="0" w:space="0" w:color="auto"/>
                <w:left w:val="none" w:sz="0" w:space="0" w:color="auto"/>
                <w:bottom w:val="none" w:sz="0" w:space="0" w:color="auto"/>
                <w:right w:val="none" w:sz="0" w:space="0" w:color="auto"/>
              </w:divBdr>
            </w:div>
            <w:div w:id="890845630">
              <w:marLeft w:val="0"/>
              <w:marRight w:val="0"/>
              <w:marTop w:val="0"/>
              <w:marBottom w:val="0"/>
              <w:divBdr>
                <w:top w:val="none" w:sz="0" w:space="0" w:color="auto"/>
                <w:left w:val="none" w:sz="0" w:space="0" w:color="auto"/>
                <w:bottom w:val="none" w:sz="0" w:space="0" w:color="auto"/>
                <w:right w:val="none" w:sz="0" w:space="0" w:color="auto"/>
              </w:divBdr>
            </w:div>
            <w:div w:id="1173450540">
              <w:marLeft w:val="0"/>
              <w:marRight w:val="0"/>
              <w:marTop w:val="0"/>
              <w:marBottom w:val="0"/>
              <w:divBdr>
                <w:top w:val="none" w:sz="0" w:space="0" w:color="auto"/>
                <w:left w:val="none" w:sz="0" w:space="0" w:color="auto"/>
                <w:bottom w:val="none" w:sz="0" w:space="0" w:color="auto"/>
                <w:right w:val="none" w:sz="0" w:space="0" w:color="auto"/>
              </w:divBdr>
            </w:div>
            <w:div w:id="372006072">
              <w:marLeft w:val="0"/>
              <w:marRight w:val="0"/>
              <w:marTop w:val="0"/>
              <w:marBottom w:val="0"/>
              <w:divBdr>
                <w:top w:val="none" w:sz="0" w:space="0" w:color="auto"/>
                <w:left w:val="none" w:sz="0" w:space="0" w:color="auto"/>
                <w:bottom w:val="none" w:sz="0" w:space="0" w:color="auto"/>
                <w:right w:val="none" w:sz="0" w:space="0" w:color="auto"/>
              </w:divBdr>
            </w:div>
            <w:div w:id="795493356">
              <w:marLeft w:val="0"/>
              <w:marRight w:val="0"/>
              <w:marTop w:val="0"/>
              <w:marBottom w:val="0"/>
              <w:divBdr>
                <w:top w:val="none" w:sz="0" w:space="0" w:color="auto"/>
                <w:left w:val="none" w:sz="0" w:space="0" w:color="auto"/>
                <w:bottom w:val="none" w:sz="0" w:space="0" w:color="auto"/>
                <w:right w:val="none" w:sz="0" w:space="0" w:color="auto"/>
              </w:divBdr>
            </w:div>
            <w:div w:id="1286306134">
              <w:marLeft w:val="0"/>
              <w:marRight w:val="0"/>
              <w:marTop w:val="0"/>
              <w:marBottom w:val="0"/>
              <w:divBdr>
                <w:top w:val="none" w:sz="0" w:space="0" w:color="auto"/>
                <w:left w:val="none" w:sz="0" w:space="0" w:color="auto"/>
                <w:bottom w:val="none" w:sz="0" w:space="0" w:color="auto"/>
                <w:right w:val="none" w:sz="0" w:space="0" w:color="auto"/>
              </w:divBdr>
            </w:div>
            <w:div w:id="2124109509">
              <w:marLeft w:val="0"/>
              <w:marRight w:val="0"/>
              <w:marTop w:val="0"/>
              <w:marBottom w:val="0"/>
              <w:divBdr>
                <w:top w:val="none" w:sz="0" w:space="0" w:color="auto"/>
                <w:left w:val="none" w:sz="0" w:space="0" w:color="auto"/>
                <w:bottom w:val="none" w:sz="0" w:space="0" w:color="auto"/>
                <w:right w:val="none" w:sz="0" w:space="0" w:color="auto"/>
              </w:divBdr>
            </w:div>
            <w:div w:id="1640841898">
              <w:marLeft w:val="0"/>
              <w:marRight w:val="0"/>
              <w:marTop w:val="0"/>
              <w:marBottom w:val="0"/>
              <w:divBdr>
                <w:top w:val="none" w:sz="0" w:space="0" w:color="auto"/>
                <w:left w:val="none" w:sz="0" w:space="0" w:color="auto"/>
                <w:bottom w:val="none" w:sz="0" w:space="0" w:color="auto"/>
                <w:right w:val="none" w:sz="0" w:space="0" w:color="auto"/>
              </w:divBdr>
            </w:div>
            <w:div w:id="36593009">
              <w:marLeft w:val="0"/>
              <w:marRight w:val="0"/>
              <w:marTop w:val="0"/>
              <w:marBottom w:val="0"/>
              <w:divBdr>
                <w:top w:val="none" w:sz="0" w:space="0" w:color="auto"/>
                <w:left w:val="none" w:sz="0" w:space="0" w:color="auto"/>
                <w:bottom w:val="none" w:sz="0" w:space="0" w:color="auto"/>
                <w:right w:val="none" w:sz="0" w:space="0" w:color="auto"/>
              </w:divBdr>
            </w:div>
            <w:div w:id="1330133873">
              <w:marLeft w:val="0"/>
              <w:marRight w:val="0"/>
              <w:marTop w:val="0"/>
              <w:marBottom w:val="0"/>
              <w:divBdr>
                <w:top w:val="none" w:sz="0" w:space="0" w:color="auto"/>
                <w:left w:val="none" w:sz="0" w:space="0" w:color="auto"/>
                <w:bottom w:val="none" w:sz="0" w:space="0" w:color="auto"/>
                <w:right w:val="none" w:sz="0" w:space="0" w:color="auto"/>
              </w:divBdr>
            </w:div>
            <w:div w:id="1800610798">
              <w:marLeft w:val="0"/>
              <w:marRight w:val="0"/>
              <w:marTop w:val="0"/>
              <w:marBottom w:val="0"/>
              <w:divBdr>
                <w:top w:val="none" w:sz="0" w:space="0" w:color="auto"/>
                <w:left w:val="none" w:sz="0" w:space="0" w:color="auto"/>
                <w:bottom w:val="none" w:sz="0" w:space="0" w:color="auto"/>
                <w:right w:val="none" w:sz="0" w:space="0" w:color="auto"/>
              </w:divBdr>
            </w:div>
            <w:div w:id="2073577166">
              <w:marLeft w:val="0"/>
              <w:marRight w:val="0"/>
              <w:marTop w:val="0"/>
              <w:marBottom w:val="0"/>
              <w:divBdr>
                <w:top w:val="none" w:sz="0" w:space="0" w:color="auto"/>
                <w:left w:val="none" w:sz="0" w:space="0" w:color="auto"/>
                <w:bottom w:val="none" w:sz="0" w:space="0" w:color="auto"/>
                <w:right w:val="none" w:sz="0" w:space="0" w:color="auto"/>
              </w:divBdr>
            </w:div>
            <w:div w:id="1622682725">
              <w:marLeft w:val="0"/>
              <w:marRight w:val="0"/>
              <w:marTop w:val="0"/>
              <w:marBottom w:val="0"/>
              <w:divBdr>
                <w:top w:val="none" w:sz="0" w:space="0" w:color="auto"/>
                <w:left w:val="none" w:sz="0" w:space="0" w:color="auto"/>
                <w:bottom w:val="none" w:sz="0" w:space="0" w:color="auto"/>
                <w:right w:val="none" w:sz="0" w:space="0" w:color="auto"/>
              </w:divBdr>
            </w:div>
            <w:div w:id="93140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5728">
      <w:bodyDiv w:val="1"/>
      <w:marLeft w:val="0"/>
      <w:marRight w:val="0"/>
      <w:marTop w:val="0"/>
      <w:marBottom w:val="0"/>
      <w:divBdr>
        <w:top w:val="none" w:sz="0" w:space="0" w:color="auto"/>
        <w:left w:val="none" w:sz="0" w:space="0" w:color="auto"/>
        <w:bottom w:val="none" w:sz="0" w:space="0" w:color="auto"/>
        <w:right w:val="none" w:sz="0" w:space="0" w:color="auto"/>
      </w:divBdr>
    </w:div>
    <w:div w:id="2088502331">
      <w:bodyDiv w:val="1"/>
      <w:marLeft w:val="0"/>
      <w:marRight w:val="0"/>
      <w:marTop w:val="0"/>
      <w:marBottom w:val="0"/>
      <w:divBdr>
        <w:top w:val="none" w:sz="0" w:space="0" w:color="auto"/>
        <w:left w:val="none" w:sz="0" w:space="0" w:color="auto"/>
        <w:bottom w:val="none" w:sz="0" w:space="0" w:color="auto"/>
        <w:right w:val="none" w:sz="0" w:space="0" w:color="auto"/>
      </w:divBdr>
    </w:div>
    <w:div w:id="2089882676">
      <w:bodyDiv w:val="1"/>
      <w:marLeft w:val="0"/>
      <w:marRight w:val="0"/>
      <w:marTop w:val="0"/>
      <w:marBottom w:val="0"/>
      <w:divBdr>
        <w:top w:val="none" w:sz="0" w:space="0" w:color="auto"/>
        <w:left w:val="none" w:sz="0" w:space="0" w:color="auto"/>
        <w:bottom w:val="none" w:sz="0" w:space="0" w:color="auto"/>
        <w:right w:val="none" w:sz="0" w:space="0" w:color="auto"/>
      </w:divBdr>
    </w:div>
    <w:div w:id="2096855480">
      <w:bodyDiv w:val="1"/>
      <w:marLeft w:val="0"/>
      <w:marRight w:val="0"/>
      <w:marTop w:val="0"/>
      <w:marBottom w:val="0"/>
      <w:divBdr>
        <w:top w:val="none" w:sz="0" w:space="0" w:color="auto"/>
        <w:left w:val="none" w:sz="0" w:space="0" w:color="auto"/>
        <w:bottom w:val="none" w:sz="0" w:space="0" w:color="auto"/>
        <w:right w:val="none" w:sz="0" w:space="0" w:color="auto"/>
      </w:divBdr>
      <w:divsChild>
        <w:div w:id="1832404533">
          <w:marLeft w:val="0"/>
          <w:marRight w:val="0"/>
          <w:marTop w:val="0"/>
          <w:marBottom w:val="0"/>
          <w:divBdr>
            <w:top w:val="none" w:sz="0" w:space="0" w:color="auto"/>
            <w:left w:val="none" w:sz="0" w:space="0" w:color="auto"/>
            <w:bottom w:val="none" w:sz="0" w:space="0" w:color="auto"/>
            <w:right w:val="none" w:sz="0" w:space="0" w:color="auto"/>
          </w:divBdr>
          <w:divsChild>
            <w:div w:id="22824754">
              <w:marLeft w:val="0"/>
              <w:marRight w:val="0"/>
              <w:marTop w:val="0"/>
              <w:marBottom w:val="0"/>
              <w:divBdr>
                <w:top w:val="none" w:sz="0" w:space="0" w:color="auto"/>
                <w:left w:val="none" w:sz="0" w:space="0" w:color="auto"/>
                <w:bottom w:val="none" w:sz="0" w:space="0" w:color="auto"/>
                <w:right w:val="none" w:sz="0" w:space="0" w:color="auto"/>
              </w:divBdr>
            </w:div>
            <w:div w:id="1781875567">
              <w:marLeft w:val="0"/>
              <w:marRight w:val="0"/>
              <w:marTop w:val="0"/>
              <w:marBottom w:val="0"/>
              <w:divBdr>
                <w:top w:val="none" w:sz="0" w:space="0" w:color="auto"/>
                <w:left w:val="none" w:sz="0" w:space="0" w:color="auto"/>
                <w:bottom w:val="none" w:sz="0" w:space="0" w:color="auto"/>
                <w:right w:val="none" w:sz="0" w:space="0" w:color="auto"/>
              </w:divBdr>
            </w:div>
            <w:div w:id="560947515">
              <w:marLeft w:val="0"/>
              <w:marRight w:val="0"/>
              <w:marTop w:val="0"/>
              <w:marBottom w:val="0"/>
              <w:divBdr>
                <w:top w:val="none" w:sz="0" w:space="0" w:color="auto"/>
                <w:left w:val="none" w:sz="0" w:space="0" w:color="auto"/>
                <w:bottom w:val="none" w:sz="0" w:space="0" w:color="auto"/>
                <w:right w:val="none" w:sz="0" w:space="0" w:color="auto"/>
              </w:divBdr>
            </w:div>
            <w:div w:id="1271159407">
              <w:marLeft w:val="0"/>
              <w:marRight w:val="0"/>
              <w:marTop w:val="0"/>
              <w:marBottom w:val="0"/>
              <w:divBdr>
                <w:top w:val="none" w:sz="0" w:space="0" w:color="auto"/>
                <w:left w:val="none" w:sz="0" w:space="0" w:color="auto"/>
                <w:bottom w:val="none" w:sz="0" w:space="0" w:color="auto"/>
                <w:right w:val="none" w:sz="0" w:space="0" w:color="auto"/>
              </w:divBdr>
            </w:div>
            <w:div w:id="67926833">
              <w:marLeft w:val="0"/>
              <w:marRight w:val="0"/>
              <w:marTop w:val="0"/>
              <w:marBottom w:val="0"/>
              <w:divBdr>
                <w:top w:val="none" w:sz="0" w:space="0" w:color="auto"/>
                <w:left w:val="none" w:sz="0" w:space="0" w:color="auto"/>
                <w:bottom w:val="none" w:sz="0" w:space="0" w:color="auto"/>
                <w:right w:val="none" w:sz="0" w:space="0" w:color="auto"/>
              </w:divBdr>
            </w:div>
            <w:div w:id="948052944">
              <w:marLeft w:val="0"/>
              <w:marRight w:val="0"/>
              <w:marTop w:val="0"/>
              <w:marBottom w:val="0"/>
              <w:divBdr>
                <w:top w:val="none" w:sz="0" w:space="0" w:color="auto"/>
                <w:left w:val="none" w:sz="0" w:space="0" w:color="auto"/>
                <w:bottom w:val="none" w:sz="0" w:space="0" w:color="auto"/>
                <w:right w:val="none" w:sz="0" w:space="0" w:color="auto"/>
              </w:divBdr>
            </w:div>
            <w:div w:id="1822310981">
              <w:marLeft w:val="0"/>
              <w:marRight w:val="0"/>
              <w:marTop w:val="0"/>
              <w:marBottom w:val="0"/>
              <w:divBdr>
                <w:top w:val="none" w:sz="0" w:space="0" w:color="auto"/>
                <w:left w:val="none" w:sz="0" w:space="0" w:color="auto"/>
                <w:bottom w:val="none" w:sz="0" w:space="0" w:color="auto"/>
                <w:right w:val="none" w:sz="0" w:space="0" w:color="auto"/>
              </w:divBdr>
            </w:div>
            <w:div w:id="1982536931">
              <w:marLeft w:val="0"/>
              <w:marRight w:val="0"/>
              <w:marTop w:val="0"/>
              <w:marBottom w:val="0"/>
              <w:divBdr>
                <w:top w:val="none" w:sz="0" w:space="0" w:color="auto"/>
                <w:left w:val="none" w:sz="0" w:space="0" w:color="auto"/>
                <w:bottom w:val="none" w:sz="0" w:space="0" w:color="auto"/>
                <w:right w:val="none" w:sz="0" w:space="0" w:color="auto"/>
              </w:divBdr>
            </w:div>
            <w:div w:id="1020929171">
              <w:marLeft w:val="0"/>
              <w:marRight w:val="0"/>
              <w:marTop w:val="0"/>
              <w:marBottom w:val="0"/>
              <w:divBdr>
                <w:top w:val="none" w:sz="0" w:space="0" w:color="auto"/>
                <w:left w:val="none" w:sz="0" w:space="0" w:color="auto"/>
                <w:bottom w:val="none" w:sz="0" w:space="0" w:color="auto"/>
                <w:right w:val="none" w:sz="0" w:space="0" w:color="auto"/>
              </w:divBdr>
            </w:div>
            <w:div w:id="1025978866">
              <w:marLeft w:val="0"/>
              <w:marRight w:val="0"/>
              <w:marTop w:val="0"/>
              <w:marBottom w:val="0"/>
              <w:divBdr>
                <w:top w:val="none" w:sz="0" w:space="0" w:color="auto"/>
                <w:left w:val="none" w:sz="0" w:space="0" w:color="auto"/>
                <w:bottom w:val="none" w:sz="0" w:space="0" w:color="auto"/>
                <w:right w:val="none" w:sz="0" w:space="0" w:color="auto"/>
              </w:divBdr>
            </w:div>
            <w:div w:id="932854873">
              <w:marLeft w:val="0"/>
              <w:marRight w:val="0"/>
              <w:marTop w:val="0"/>
              <w:marBottom w:val="0"/>
              <w:divBdr>
                <w:top w:val="none" w:sz="0" w:space="0" w:color="auto"/>
                <w:left w:val="none" w:sz="0" w:space="0" w:color="auto"/>
                <w:bottom w:val="none" w:sz="0" w:space="0" w:color="auto"/>
                <w:right w:val="none" w:sz="0" w:space="0" w:color="auto"/>
              </w:divBdr>
            </w:div>
            <w:div w:id="738404499">
              <w:marLeft w:val="0"/>
              <w:marRight w:val="0"/>
              <w:marTop w:val="0"/>
              <w:marBottom w:val="0"/>
              <w:divBdr>
                <w:top w:val="none" w:sz="0" w:space="0" w:color="auto"/>
                <w:left w:val="none" w:sz="0" w:space="0" w:color="auto"/>
                <w:bottom w:val="none" w:sz="0" w:space="0" w:color="auto"/>
                <w:right w:val="none" w:sz="0" w:space="0" w:color="auto"/>
              </w:divBdr>
            </w:div>
            <w:div w:id="7088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7991">
      <w:bodyDiv w:val="1"/>
      <w:marLeft w:val="0"/>
      <w:marRight w:val="0"/>
      <w:marTop w:val="0"/>
      <w:marBottom w:val="0"/>
      <w:divBdr>
        <w:top w:val="none" w:sz="0" w:space="0" w:color="auto"/>
        <w:left w:val="none" w:sz="0" w:space="0" w:color="auto"/>
        <w:bottom w:val="none" w:sz="0" w:space="0" w:color="auto"/>
        <w:right w:val="none" w:sz="0" w:space="0" w:color="auto"/>
      </w:divBdr>
    </w:div>
    <w:div w:id="2108187011">
      <w:bodyDiv w:val="1"/>
      <w:marLeft w:val="0"/>
      <w:marRight w:val="0"/>
      <w:marTop w:val="0"/>
      <w:marBottom w:val="0"/>
      <w:divBdr>
        <w:top w:val="none" w:sz="0" w:space="0" w:color="auto"/>
        <w:left w:val="none" w:sz="0" w:space="0" w:color="auto"/>
        <w:bottom w:val="none" w:sz="0" w:space="0" w:color="auto"/>
        <w:right w:val="none" w:sz="0" w:space="0" w:color="auto"/>
      </w:divBdr>
    </w:div>
    <w:div w:id="2121097964">
      <w:bodyDiv w:val="1"/>
      <w:marLeft w:val="0"/>
      <w:marRight w:val="0"/>
      <w:marTop w:val="0"/>
      <w:marBottom w:val="0"/>
      <w:divBdr>
        <w:top w:val="none" w:sz="0" w:space="0" w:color="auto"/>
        <w:left w:val="none" w:sz="0" w:space="0" w:color="auto"/>
        <w:bottom w:val="none" w:sz="0" w:space="0" w:color="auto"/>
        <w:right w:val="none" w:sz="0" w:space="0" w:color="auto"/>
      </w:divBdr>
      <w:divsChild>
        <w:div w:id="1338264838">
          <w:marLeft w:val="0"/>
          <w:marRight w:val="0"/>
          <w:marTop w:val="0"/>
          <w:marBottom w:val="0"/>
          <w:divBdr>
            <w:top w:val="none" w:sz="0" w:space="0" w:color="auto"/>
            <w:left w:val="none" w:sz="0" w:space="0" w:color="auto"/>
            <w:bottom w:val="none" w:sz="0" w:space="0" w:color="auto"/>
            <w:right w:val="none" w:sz="0" w:space="0" w:color="auto"/>
          </w:divBdr>
          <w:divsChild>
            <w:div w:id="767583061">
              <w:marLeft w:val="0"/>
              <w:marRight w:val="0"/>
              <w:marTop w:val="0"/>
              <w:marBottom w:val="0"/>
              <w:divBdr>
                <w:top w:val="none" w:sz="0" w:space="0" w:color="auto"/>
                <w:left w:val="none" w:sz="0" w:space="0" w:color="auto"/>
                <w:bottom w:val="none" w:sz="0" w:space="0" w:color="auto"/>
                <w:right w:val="none" w:sz="0" w:space="0" w:color="auto"/>
              </w:divBdr>
            </w:div>
            <w:div w:id="1673531921">
              <w:marLeft w:val="0"/>
              <w:marRight w:val="0"/>
              <w:marTop w:val="0"/>
              <w:marBottom w:val="0"/>
              <w:divBdr>
                <w:top w:val="none" w:sz="0" w:space="0" w:color="auto"/>
                <w:left w:val="none" w:sz="0" w:space="0" w:color="auto"/>
                <w:bottom w:val="none" w:sz="0" w:space="0" w:color="auto"/>
                <w:right w:val="none" w:sz="0" w:space="0" w:color="auto"/>
              </w:divBdr>
            </w:div>
            <w:div w:id="302347767">
              <w:marLeft w:val="0"/>
              <w:marRight w:val="0"/>
              <w:marTop w:val="0"/>
              <w:marBottom w:val="0"/>
              <w:divBdr>
                <w:top w:val="none" w:sz="0" w:space="0" w:color="auto"/>
                <w:left w:val="none" w:sz="0" w:space="0" w:color="auto"/>
                <w:bottom w:val="none" w:sz="0" w:space="0" w:color="auto"/>
                <w:right w:val="none" w:sz="0" w:space="0" w:color="auto"/>
              </w:divBdr>
            </w:div>
            <w:div w:id="739250225">
              <w:marLeft w:val="0"/>
              <w:marRight w:val="0"/>
              <w:marTop w:val="0"/>
              <w:marBottom w:val="0"/>
              <w:divBdr>
                <w:top w:val="none" w:sz="0" w:space="0" w:color="auto"/>
                <w:left w:val="none" w:sz="0" w:space="0" w:color="auto"/>
                <w:bottom w:val="none" w:sz="0" w:space="0" w:color="auto"/>
                <w:right w:val="none" w:sz="0" w:space="0" w:color="auto"/>
              </w:divBdr>
            </w:div>
            <w:div w:id="776799177">
              <w:marLeft w:val="0"/>
              <w:marRight w:val="0"/>
              <w:marTop w:val="0"/>
              <w:marBottom w:val="0"/>
              <w:divBdr>
                <w:top w:val="none" w:sz="0" w:space="0" w:color="auto"/>
                <w:left w:val="none" w:sz="0" w:space="0" w:color="auto"/>
                <w:bottom w:val="none" w:sz="0" w:space="0" w:color="auto"/>
                <w:right w:val="none" w:sz="0" w:space="0" w:color="auto"/>
              </w:divBdr>
            </w:div>
            <w:div w:id="1112553747">
              <w:marLeft w:val="0"/>
              <w:marRight w:val="0"/>
              <w:marTop w:val="0"/>
              <w:marBottom w:val="0"/>
              <w:divBdr>
                <w:top w:val="none" w:sz="0" w:space="0" w:color="auto"/>
                <w:left w:val="none" w:sz="0" w:space="0" w:color="auto"/>
                <w:bottom w:val="none" w:sz="0" w:space="0" w:color="auto"/>
                <w:right w:val="none" w:sz="0" w:space="0" w:color="auto"/>
              </w:divBdr>
            </w:div>
            <w:div w:id="555287251">
              <w:marLeft w:val="0"/>
              <w:marRight w:val="0"/>
              <w:marTop w:val="0"/>
              <w:marBottom w:val="0"/>
              <w:divBdr>
                <w:top w:val="none" w:sz="0" w:space="0" w:color="auto"/>
                <w:left w:val="none" w:sz="0" w:space="0" w:color="auto"/>
                <w:bottom w:val="none" w:sz="0" w:space="0" w:color="auto"/>
                <w:right w:val="none" w:sz="0" w:space="0" w:color="auto"/>
              </w:divBdr>
            </w:div>
            <w:div w:id="1618562002">
              <w:marLeft w:val="0"/>
              <w:marRight w:val="0"/>
              <w:marTop w:val="0"/>
              <w:marBottom w:val="0"/>
              <w:divBdr>
                <w:top w:val="none" w:sz="0" w:space="0" w:color="auto"/>
                <w:left w:val="none" w:sz="0" w:space="0" w:color="auto"/>
                <w:bottom w:val="none" w:sz="0" w:space="0" w:color="auto"/>
                <w:right w:val="none" w:sz="0" w:space="0" w:color="auto"/>
              </w:divBdr>
            </w:div>
            <w:div w:id="1514412858">
              <w:marLeft w:val="0"/>
              <w:marRight w:val="0"/>
              <w:marTop w:val="0"/>
              <w:marBottom w:val="0"/>
              <w:divBdr>
                <w:top w:val="none" w:sz="0" w:space="0" w:color="auto"/>
                <w:left w:val="none" w:sz="0" w:space="0" w:color="auto"/>
                <w:bottom w:val="none" w:sz="0" w:space="0" w:color="auto"/>
                <w:right w:val="none" w:sz="0" w:space="0" w:color="auto"/>
              </w:divBdr>
            </w:div>
            <w:div w:id="2114863983">
              <w:marLeft w:val="0"/>
              <w:marRight w:val="0"/>
              <w:marTop w:val="0"/>
              <w:marBottom w:val="0"/>
              <w:divBdr>
                <w:top w:val="none" w:sz="0" w:space="0" w:color="auto"/>
                <w:left w:val="none" w:sz="0" w:space="0" w:color="auto"/>
                <w:bottom w:val="none" w:sz="0" w:space="0" w:color="auto"/>
                <w:right w:val="none" w:sz="0" w:space="0" w:color="auto"/>
              </w:divBdr>
            </w:div>
            <w:div w:id="468136225">
              <w:marLeft w:val="0"/>
              <w:marRight w:val="0"/>
              <w:marTop w:val="0"/>
              <w:marBottom w:val="0"/>
              <w:divBdr>
                <w:top w:val="none" w:sz="0" w:space="0" w:color="auto"/>
                <w:left w:val="none" w:sz="0" w:space="0" w:color="auto"/>
                <w:bottom w:val="none" w:sz="0" w:space="0" w:color="auto"/>
                <w:right w:val="none" w:sz="0" w:space="0" w:color="auto"/>
              </w:divBdr>
            </w:div>
            <w:div w:id="1683049110">
              <w:marLeft w:val="0"/>
              <w:marRight w:val="0"/>
              <w:marTop w:val="0"/>
              <w:marBottom w:val="0"/>
              <w:divBdr>
                <w:top w:val="none" w:sz="0" w:space="0" w:color="auto"/>
                <w:left w:val="none" w:sz="0" w:space="0" w:color="auto"/>
                <w:bottom w:val="none" w:sz="0" w:space="0" w:color="auto"/>
                <w:right w:val="none" w:sz="0" w:space="0" w:color="auto"/>
              </w:divBdr>
            </w:div>
            <w:div w:id="156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sub.asp" TargetMode="External"/><Relationship Id="rId18" Type="http://schemas.openxmlformats.org/officeDocument/2006/relationships/image" Target="media/image3.jpeg"/><Relationship Id="rId26" Type="http://schemas.openxmlformats.org/officeDocument/2006/relationships/hyperlink" Target="https://www.w3schools.com/tags/tag_div.asp" TargetMode="External"/><Relationship Id="rId39" Type="http://schemas.openxmlformats.org/officeDocument/2006/relationships/hyperlink" Target="https://www.w3schools.com/tags/tag_nav.asp" TargetMode="External"/><Relationship Id="rId21" Type="http://schemas.openxmlformats.org/officeDocument/2006/relationships/hyperlink" Target="https://www.w3schools.com/tags/tag_article.asp" TargetMode="External"/><Relationship Id="rId34" Type="http://schemas.openxmlformats.org/officeDocument/2006/relationships/hyperlink" Target="https://www.w3schools.com/tags/tag_hn.asp" TargetMode="External"/><Relationship Id="rId42" Type="http://schemas.openxmlformats.org/officeDocument/2006/relationships/hyperlink" Target="https://www.w3schools.com/tags/tag_p.asp" TargetMode="External"/><Relationship Id="rId47" Type="http://schemas.openxmlformats.org/officeDocument/2006/relationships/hyperlink" Target="https://www.w3schools.com/tags/tag_ul.asp" TargetMode="External"/><Relationship Id="rId50" Type="http://schemas.openxmlformats.org/officeDocument/2006/relationships/hyperlink" Target="https://www.w3schools.com/tags/tag_abbr.asp" TargetMode="External"/><Relationship Id="rId55" Type="http://schemas.openxmlformats.org/officeDocument/2006/relationships/hyperlink" Target="https://www.w3schools.com/tags/tag_br.asp" TargetMode="External"/><Relationship Id="rId63" Type="http://schemas.openxmlformats.org/officeDocument/2006/relationships/hyperlink" Target="https://www.w3schools.com/tags/tag_input.asp" TargetMode="External"/><Relationship Id="rId68" Type="http://schemas.openxmlformats.org/officeDocument/2006/relationships/hyperlink" Target="https://www.w3schools.com/tags/tag_output.asp" TargetMode="External"/><Relationship Id="rId76" Type="http://schemas.openxmlformats.org/officeDocument/2006/relationships/hyperlink" Target="https://www.w3schools.com/tags/tag_sub.asp" TargetMode="External"/><Relationship Id="rId84" Type="http://schemas.openxmlformats.org/officeDocument/2006/relationships/hyperlink" Target="https://www.w3schools.com/tags/tag_div.asp" TargetMode="External"/><Relationship Id="rId89"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www.w3schools.com/tags/tag_script.asp" TargetMode="External"/><Relationship Id="rId2" Type="http://schemas.openxmlformats.org/officeDocument/2006/relationships/styles" Target="styles.xml"/><Relationship Id="rId16" Type="http://schemas.openxmlformats.org/officeDocument/2006/relationships/hyperlink" Target="https://www.w3schools.com/tags/tag_del.asp" TargetMode="External"/><Relationship Id="rId29" Type="http://schemas.openxmlformats.org/officeDocument/2006/relationships/hyperlink" Target="https://www.w3schools.com/tags/tag_fieldset.asp" TargetMode="External"/><Relationship Id="rId11" Type="http://schemas.openxmlformats.org/officeDocument/2006/relationships/hyperlink" Target="https://www.w3schools.com/tags/tag_small.asp" TargetMode="External"/><Relationship Id="rId24" Type="http://schemas.openxmlformats.org/officeDocument/2006/relationships/hyperlink" Target="https://www.w3schools.com/tags/tag_canvas.asp" TargetMode="External"/><Relationship Id="rId32" Type="http://schemas.openxmlformats.org/officeDocument/2006/relationships/hyperlink" Target="https://www.w3schools.com/tags/tag_footer.asp" TargetMode="External"/><Relationship Id="rId37" Type="http://schemas.openxmlformats.org/officeDocument/2006/relationships/hyperlink" Target="https://www.w3schools.com/tags/tag_li.asp" TargetMode="External"/><Relationship Id="rId40" Type="http://schemas.openxmlformats.org/officeDocument/2006/relationships/hyperlink" Target="https://www.w3schools.com/tags/tag_noscript.asp" TargetMode="External"/><Relationship Id="rId45" Type="http://schemas.openxmlformats.org/officeDocument/2006/relationships/hyperlink" Target="https://www.w3schools.com/tags/tag_table.asp" TargetMode="External"/><Relationship Id="rId53" Type="http://schemas.openxmlformats.org/officeDocument/2006/relationships/hyperlink" Target="https://www.w3schools.com/tags/tag_bdo.asp" TargetMode="External"/><Relationship Id="rId58" Type="http://schemas.openxmlformats.org/officeDocument/2006/relationships/hyperlink" Target="https://www.w3schools.com/tags/tag_code.asp" TargetMode="External"/><Relationship Id="rId66" Type="http://schemas.openxmlformats.org/officeDocument/2006/relationships/hyperlink" Target="https://www.w3schools.com/tags/tag_map.asp" TargetMode="External"/><Relationship Id="rId74" Type="http://schemas.openxmlformats.org/officeDocument/2006/relationships/hyperlink" Target="https://www.w3schools.com/tags/tag_span.asp" TargetMode="External"/><Relationship Id="rId79" Type="http://schemas.openxmlformats.org/officeDocument/2006/relationships/hyperlink" Target="https://www.w3schools.com/tags/tag_time.asp" TargetMode="External"/><Relationship Id="rId87" Type="http://schemas.openxmlformats.org/officeDocument/2006/relationships/hyperlink" Target="file:///C:\Users\ADMIN\OneDrive\Desktop\js%20java\intro\default.asp" TargetMode="External"/><Relationship Id="rId5" Type="http://schemas.openxmlformats.org/officeDocument/2006/relationships/hyperlink" Target="https://www.techtarget.com/whatis/definition/Internet" TargetMode="External"/><Relationship Id="rId61" Type="http://schemas.openxmlformats.org/officeDocument/2006/relationships/hyperlink" Target="https://www.w3schools.com/tags/tag_i.asp" TargetMode="External"/><Relationship Id="rId82" Type="http://schemas.openxmlformats.org/officeDocument/2006/relationships/hyperlink" Target="https://www.w3schools.com/" TargetMode="External"/><Relationship Id="rId90" Type="http://schemas.openxmlformats.org/officeDocument/2006/relationships/theme" Target="theme/theme1.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w3schools.com/tags/tag_em.asp" TargetMode="External"/><Relationship Id="rId14" Type="http://schemas.openxmlformats.org/officeDocument/2006/relationships/hyperlink" Target="https://www.w3schools.com/tags/tag_sup.asp" TargetMode="External"/><Relationship Id="rId22" Type="http://schemas.openxmlformats.org/officeDocument/2006/relationships/hyperlink" Target="https://www.w3schools.com/tags/tag_aside.asp" TargetMode="External"/><Relationship Id="rId27" Type="http://schemas.openxmlformats.org/officeDocument/2006/relationships/hyperlink" Target="https://www.w3schools.com/tags/tag_dl.asp" TargetMode="External"/><Relationship Id="rId30" Type="http://schemas.openxmlformats.org/officeDocument/2006/relationships/hyperlink" Target="https://www.w3schools.com/tags/tag_figcaption.asp" TargetMode="External"/><Relationship Id="rId35" Type="http://schemas.openxmlformats.org/officeDocument/2006/relationships/hyperlink" Target="https://www.w3schools.com/tags/tag_header.asp" TargetMode="External"/><Relationship Id="rId43" Type="http://schemas.openxmlformats.org/officeDocument/2006/relationships/hyperlink" Target="https://www.w3schools.com/tags/tag_pre.asp" TargetMode="External"/><Relationship Id="rId48" Type="http://schemas.openxmlformats.org/officeDocument/2006/relationships/hyperlink" Target="https://www.w3schools.com/tags/tag_video.asp" TargetMode="External"/><Relationship Id="rId56" Type="http://schemas.openxmlformats.org/officeDocument/2006/relationships/hyperlink" Target="https://www.w3schools.com/tags/tag_button.asp" TargetMode="External"/><Relationship Id="rId64" Type="http://schemas.openxmlformats.org/officeDocument/2006/relationships/hyperlink" Target="https://www.w3schools.com/tags/tag_kbd.asp" TargetMode="External"/><Relationship Id="rId69" Type="http://schemas.openxmlformats.org/officeDocument/2006/relationships/hyperlink" Target="https://www.w3schools.com/tags/tag_q.asp" TargetMode="External"/><Relationship Id="rId77" Type="http://schemas.openxmlformats.org/officeDocument/2006/relationships/hyperlink" Target="https://www.w3schools.com/tags/tag_sup.asp" TargetMode="External"/><Relationship Id="rId8" Type="http://schemas.openxmlformats.org/officeDocument/2006/relationships/hyperlink" Target="https://www.w3schools.com/tags/tag_b.asp" TargetMode="External"/><Relationship Id="rId51" Type="http://schemas.openxmlformats.org/officeDocument/2006/relationships/hyperlink" Target="https://www.w3schools.com/tags/tag_acronym.asp" TargetMode="External"/><Relationship Id="rId72" Type="http://schemas.openxmlformats.org/officeDocument/2006/relationships/hyperlink" Target="https://www.w3schools.com/tags/tag_select.asp" TargetMode="External"/><Relationship Id="rId80" Type="http://schemas.openxmlformats.org/officeDocument/2006/relationships/hyperlink" Target="https://www.w3schools.com/tags/tag_tt.asp" TargetMode="External"/><Relationship Id="rId85" Type="http://schemas.openxmlformats.org/officeDocument/2006/relationships/image" Target="media/image6.png"/><Relationship Id="rId3" Type="http://schemas.openxmlformats.org/officeDocument/2006/relationships/settings" Target="settings.xml"/><Relationship Id="rId12" Type="http://schemas.openxmlformats.org/officeDocument/2006/relationships/hyperlink" Target="https://www.w3schools.com/tags/tag_strong.asp" TargetMode="External"/><Relationship Id="rId17" Type="http://schemas.openxmlformats.org/officeDocument/2006/relationships/hyperlink" Target="https://www.w3schools.com/tags/tag_mark.asp" TargetMode="External"/><Relationship Id="rId25" Type="http://schemas.openxmlformats.org/officeDocument/2006/relationships/hyperlink" Target="https://www.w3schools.com/tags/tag_dd.asp" TargetMode="External"/><Relationship Id="rId33" Type="http://schemas.openxmlformats.org/officeDocument/2006/relationships/hyperlink" Target="https://www.w3schools.com/tags/tag_form.asp" TargetMode="External"/><Relationship Id="rId38" Type="http://schemas.openxmlformats.org/officeDocument/2006/relationships/hyperlink" Target="https://www.w3schools.com/tags/tag_main.asp" TargetMode="External"/><Relationship Id="rId46" Type="http://schemas.openxmlformats.org/officeDocument/2006/relationships/hyperlink" Target="https://www.w3schools.com/tags/tag_tfoot.asp" TargetMode="External"/><Relationship Id="rId59" Type="http://schemas.openxmlformats.org/officeDocument/2006/relationships/hyperlink" Target="https://www.w3schools.com/tags/tag_dfn.asp" TargetMode="External"/><Relationship Id="rId67" Type="http://schemas.openxmlformats.org/officeDocument/2006/relationships/hyperlink" Target="https://www.w3schools.com/tags/tag_object.asp" TargetMode="External"/><Relationship Id="rId20" Type="http://schemas.openxmlformats.org/officeDocument/2006/relationships/hyperlink" Target="https://www.w3schools.com/tags/tag_address.asp" TargetMode="External"/><Relationship Id="rId41" Type="http://schemas.openxmlformats.org/officeDocument/2006/relationships/hyperlink" Target="https://www.w3schools.com/tags/tag_ol.asp" TargetMode="External"/><Relationship Id="rId54" Type="http://schemas.openxmlformats.org/officeDocument/2006/relationships/hyperlink" Target="https://www.w3schools.com/tags/tag_big.asp" TargetMode="External"/><Relationship Id="rId62" Type="http://schemas.openxmlformats.org/officeDocument/2006/relationships/hyperlink" Target="https://www.w3schools.com/tags/tag_img.asp" TargetMode="External"/><Relationship Id="rId70" Type="http://schemas.openxmlformats.org/officeDocument/2006/relationships/hyperlink" Target="https://www.w3schools.com/tags/tag_samp.asp" TargetMode="External"/><Relationship Id="rId75" Type="http://schemas.openxmlformats.org/officeDocument/2006/relationships/hyperlink" Target="https://www.w3schools.com/tags/tag_strong.asp" TargetMode="External"/><Relationship Id="rId83" Type="http://schemas.openxmlformats.org/officeDocument/2006/relationships/image" Target="media/image5.png"/><Relationship Id="rId88"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w3schools.com/tags/tag_ins.asp" TargetMode="External"/><Relationship Id="rId23" Type="http://schemas.openxmlformats.org/officeDocument/2006/relationships/hyperlink" Target="https://www.w3schools.com/tags/tag_blockquote.asp" TargetMode="External"/><Relationship Id="rId28" Type="http://schemas.openxmlformats.org/officeDocument/2006/relationships/hyperlink" Target="https://www.w3schools.com/tags/tag_dt.asp" TargetMode="External"/><Relationship Id="rId36" Type="http://schemas.openxmlformats.org/officeDocument/2006/relationships/hyperlink" Target="https://www.w3schools.com/tags/tag_hr.asp" TargetMode="External"/><Relationship Id="rId49" Type="http://schemas.openxmlformats.org/officeDocument/2006/relationships/hyperlink" Target="https://www.w3schools.com/tags/tag_a.asp" TargetMode="External"/><Relationship Id="rId57" Type="http://schemas.openxmlformats.org/officeDocument/2006/relationships/hyperlink" Target="https://www.w3schools.com/tags/tag_cite.asp" TargetMode="External"/><Relationship Id="rId10" Type="http://schemas.openxmlformats.org/officeDocument/2006/relationships/hyperlink" Target="https://www.w3schools.com/tags/tag_i.asp" TargetMode="External"/><Relationship Id="rId31" Type="http://schemas.openxmlformats.org/officeDocument/2006/relationships/hyperlink" Target="https://www.w3schools.com/tags/tag_figure.asp" TargetMode="External"/><Relationship Id="rId44" Type="http://schemas.openxmlformats.org/officeDocument/2006/relationships/hyperlink" Target="https://www.w3schools.com/tags/tag_section.asp" TargetMode="External"/><Relationship Id="rId52" Type="http://schemas.openxmlformats.org/officeDocument/2006/relationships/hyperlink" Target="https://www.w3schools.com/tags/tag_b.asp" TargetMode="External"/><Relationship Id="rId60" Type="http://schemas.openxmlformats.org/officeDocument/2006/relationships/hyperlink" Target="https://www.w3schools.com/tags/tag_em.asp" TargetMode="External"/><Relationship Id="rId65" Type="http://schemas.openxmlformats.org/officeDocument/2006/relationships/hyperlink" Target="https://www.w3schools.com/tags/tag_label.asp" TargetMode="External"/><Relationship Id="rId73" Type="http://schemas.openxmlformats.org/officeDocument/2006/relationships/hyperlink" Target="https://www.w3schools.com/tags/tag_small.asp" TargetMode="External"/><Relationship Id="rId78" Type="http://schemas.openxmlformats.org/officeDocument/2006/relationships/hyperlink" Target="https://www.w3schools.com/tags/tag_textarea.asp" TargetMode="External"/><Relationship Id="rId81" Type="http://schemas.openxmlformats.org/officeDocument/2006/relationships/hyperlink" Target="https://www.w3schools.com/tags/tag_var.asp" TargetMode="External"/><Relationship Id="rId86" Type="http://schemas.openxmlformats.org/officeDocument/2006/relationships/hyperlink" Target="file:///C:\Users\ADMIN\OneDrive\Desktop\js%20java\intro\html_image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2950</TotalTime>
  <Pages>1</Pages>
  <Words>5422</Words>
  <Characters>30908</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23</cp:revision>
  <dcterms:created xsi:type="dcterms:W3CDTF">2023-08-28T08:26:00Z</dcterms:created>
  <dcterms:modified xsi:type="dcterms:W3CDTF">2023-10-02T08:48:00Z</dcterms:modified>
</cp:coreProperties>
</file>